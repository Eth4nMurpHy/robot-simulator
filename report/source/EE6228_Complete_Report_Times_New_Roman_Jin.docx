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6.png" ContentType="image/png"/>
  <Override PartName="/word/media/image7.png" ContentType="image/png"/>
  <Override PartName="/word/media/image8.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pageBreakBefore w:val="false"/>
        <w:widowControl/>
        <w:snapToGrid w:val="false"/>
        <w:spacing w:lineRule="auto" w:line="259" w:before="0" w:after="80"/>
        <w:ind w:hanging="0" w:start="0" w:end="0"/>
        <w:jc w:val="start"/>
        <w:rPr>
          <w:rFonts w:ascii="Times New Roman" w:hAnsi="Times New Roman" w:eastAsia="Times New Roman" w:cs="Times New Roman"/>
          <w:b/>
          <w:color w:val="000000"/>
          <w:sz w:val="36"/>
          <w:lang w:val="en-US" w:eastAsia="en-US" w:bidi="en-US"/>
        </w:rPr>
      </w:pPr>
      <w:r>
        <w:rPr>
          <w:rFonts w:eastAsia="Times New Roman" w:cs="Times New Roman"/>
          <w:b/>
          <w:color w:val="000000"/>
          <w:sz w:val="36"/>
          <w:lang w:val="en-US" w:eastAsia="en-US" w:bidi="en-US"/>
        </w:rPr>
        <w:t>Joint Robot Scheduling with Intersection Reservations and Charging</w:t>
      </w:r>
    </w:p>
    <w:p>
      <w:pPr>
        <w:pStyle w:val="Heading1"/>
        <w:keepNext w:val="true"/>
        <w:keepLines/>
        <w:pageBreakBefore w:val="false"/>
        <w:widowControl/>
        <w:snapToGrid w:val="false"/>
        <w:spacing w:lineRule="auto" w:line="259" w:before="160" w:after="80"/>
        <w:ind w:hanging="0" w:start="0" w:end="0"/>
        <w:jc w:val="start"/>
        <w:rPr>
          <w:b/>
          <w:bCs/>
          <w:sz w:val="46"/>
          <w:szCs w:val="46"/>
        </w:rPr>
      </w:pPr>
      <w:r>
        <w:rPr>
          <w:rFonts w:eastAsia="Times New Roman" w:cs="Times New Roman"/>
          <w:b/>
          <w:color w:val="000000"/>
          <w:sz w:val="28"/>
          <w:lang w:val="en-US" w:eastAsia="en-US" w:bidi="en-US"/>
        </w:rPr>
        <w:t>Abstract</w:t>
      </w:r>
    </w:p>
    <w:p>
      <w:pPr>
        <w:pStyle w:val="normal1"/>
        <w:keepNext w:val="false"/>
        <w:keepLines w:val="false"/>
        <w:pageBreakBefore w:val="false"/>
        <w:widowControl/>
        <w:snapToGrid w:val="false"/>
        <w:spacing w:lineRule="auto" w:line="259" w:before="0" w:after="80"/>
        <w:ind w:hanging="0" w:start="0" w:end="0"/>
        <w:jc w:val="both"/>
        <w:rPr/>
      </w:pPr>
      <w:r>
        <w:rPr>
          <w:rFonts w:eastAsia="Times New Roman" w:cs="Times New Roman"/>
          <w:b w:val="false"/>
          <w:color w:val="000000"/>
          <w:sz w:val="22"/>
          <w:lang w:val="en-US" w:eastAsia="en-US" w:bidi="en-US"/>
        </w:rPr>
        <w:t xml:space="preserve">Four robots operating on two fixed directed loops must complete pickup-and-delivery tasks while sharing one intersection and limited charging bays. Task order, resource queues, and battery state are coupled because waiting also consumes energy. This project jointly determines robot assignment, visit order, intersection slots, charging-bay selection, and charging amount in a finite integer scheduling model. Joint Greedy supplies an initial schedule, CP-SAT searches for improvements, and a rolling version replans using only released tasks. Returned action traces are checked for precedence, resource capacity, and battery safety. In archived 40-task experiments over ten seeds, CP-SAT reduces mean composite objective J by 53.2% and makespan by 28.3% relative to FCFS (FCFS revision 75afc09; CP-SAT revision c87fb9f; eight workers and a 120 s CP-SAT limit). For a separate 12-task instance with seed 6, CP-SAT reduces makespan by 30.4% under one worker, a 30 s wall cap, and a 0.5 deterministic budget. Short-budget batch runs find no improvement beyond Joint Greedy. </w:t>
      </w:r>
      <w:del w:id="0" w:author="Unknown Author" w:date="2026-10-28T13:49:47Z">
        <w:r>
          <w:rPr>
            <w:rFonts w:eastAsia="Times New Roman" w:cs="Times New Roman"/>
            <w:b w:val="false"/>
            <w:color w:val="000000"/>
            <w:sz w:val="22"/>
            <w:lang w:val="en-US" w:eastAsia="en-US" w:bidi="en-US"/>
          </w:rPr>
          <w:delText>These results apply to the tested synthetic workloads, fixed routes, exclusive resources, and linear charging assumptions; they do not establish general collision avoidance or physical deployment safety.</w:delText>
        </w:r>
      </w:del>
      <w:ins w:id="1" w:author="Unknown Author" w:date="2026-10-28T13:50:03Z">
        <w:r>
          <w:rPr>
            <w:rFonts w:eastAsia="Times New Roman" w:cs="Times New Roman"/>
            <w:b w:val="false"/>
            <w:color w:val="000000"/>
            <w:sz w:val="22"/>
            <w:lang w:val="en-US" w:eastAsia="en-US" w:bidi="en-US"/>
          </w:rPr>
          <w:t>Overall, these findings highlight the potential of integrated task, intersection, and charging scheduling to improve performance in fixed-route multi-robot systems.</w:t>
        </w:r>
      </w:ins>
    </w:p>
    <w:p>
      <w:pPr>
        <w:pStyle w:val="Heading2"/>
        <w:keepNext w:val="true"/>
        <w:keepLines/>
        <w:pageBreakBefore w:val="false"/>
        <w:widowControl/>
        <w:snapToGrid w:val="false"/>
        <w:spacing w:lineRule="auto" w:line="259" w:before="120" w:after="80"/>
        <w:ind w:hanging="0" w:start="0" w:end="0"/>
        <w:jc w:val="start"/>
        <w:rPr>
          <w:b/>
          <w:bCs/>
          <w:sz w:val="34"/>
          <w:szCs w:val="34"/>
        </w:rPr>
      </w:pPr>
      <w:bookmarkStart w:id="0" w:name="_iglxq0nx9qw7"/>
      <w:bookmarkEnd w:id="0"/>
      <w:r>
        <w:rPr>
          <w:rFonts w:eastAsia="Times New Roman" w:cs="Times New Roman"/>
          <w:b/>
          <w:bCs/>
          <w:color w:val="000000"/>
          <w:sz w:val="23"/>
          <w:szCs w:val="34"/>
          <w:lang w:val="en-US" w:eastAsia="en-US" w:bidi="en-US"/>
        </w:rPr>
        <w:t>Keywords</w:t>
      </w:r>
    </w:p>
    <w:p>
      <w:pPr>
        <w:pStyle w:val="normal1"/>
        <w:keepNext w:val="false"/>
        <w:keepLines w:val="false"/>
        <w:pageBreakBefore w:val="false"/>
        <w:widowControl/>
        <w:snapToGrid w:val="false"/>
        <w:spacing w:lineRule="auto" w:line="259" w:before="0" w:after="80"/>
        <w:ind w:hanging="0" w:start="0" w:end="0"/>
        <w:jc w:val="both"/>
        <w:rPr>
          <w:rFonts w:ascii="Times New Roman" w:hAnsi="Times New Roman" w:eastAsia="Times New Roman" w:cs="Times New Roman"/>
          <w:b w:val="false"/>
          <w:color w:val="000000"/>
          <w:sz w:val="22"/>
          <w:lang w:val="en-US" w:eastAsia="en-US" w:bidi="en-US"/>
        </w:rPr>
      </w:pPr>
      <w:r>
        <w:rPr>
          <w:rFonts w:eastAsia="Times New Roman" w:cs="Times New Roman"/>
          <w:b w:val="false"/>
          <w:color w:val="000000"/>
          <w:sz w:val="22"/>
          <w:lang w:val="en-US" w:eastAsia="en-US" w:bidi="en-US"/>
        </w:rPr>
        <w:t>Multi-Robot Scheduling; Charging Scheduling; Constraint Programming; Intersection Reservation; Rolling Horizon; Discrete-Event Simulation.</w:t>
      </w:r>
    </w:p>
    <w:p>
      <w:pPr>
        <w:pStyle w:val="Heading1"/>
        <w:keepNext w:val="true"/>
        <w:keepLines/>
        <w:pageBreakBefore w:val="false"/>
        <w:widowControl/>
        <w:snapToGrid w:val="false"/>
        <w:spacing w:lineRule="auto" w:line="259" w:before="160" w:after="80"/>
        <w:ind w:hanging="0" w:start="0" w:end="0"/>
        <w:jc w:val="start"/>
        <w:rPr>
          <w:rFonts w:ascii="Calibri" w:hAnsi="Calibri" w:eastAsia="Calibri" w:cs="Calibri"/>
          <w:b/>
          <w:bCs/>
          <w:sz w:val="30"/>
          <w:szCs w:val="30"/>
          <w:ins w:id="2" w:author="Unknown Author" w:date="2026-10-28T14:25:31Z"/>
        </w:rPr>
      </w:pPr>
      <w:r>
        <w:rPr>
          <w:rFonts w:eastAsia="Times New Roman" w:cs="Times New Roman"/>
          <w:b/>
          <w:bCs/>
          <w:color w:val="000000"/>
          <w:sz w:val="28"/>
          <w:szCs w:val="30"/>
          <w:lang w:val="en-US" w:eastAsia="en-US" w:bidi="en-US"/>
        </w:rPr>
        <w:t>1 Introduction</w:t>
      </w:r>
    </w:p>
    <w:p>
      <w:pPr>
        <w:pStyle w:val="Heading2"/>
        <w:keepNext w:val="true"/>
        <w:keepLines/>
        <w:widowControl/>
        <w:snapToGrid w:val="false"/>
        <w:spacing w:lineRule="auto" w:line="259" w:before="120" w:after="80"/>
        <w:ind w:hanging="0" w:start="0" w:end="0"/>
        <w:jc w:val="start"/>
        <w:rPr>
          <w:rFonts w:ascii="Calibri" w:hAnsi="Calibri" w:eastAsia="Calibri" w:cs="Calibri"/>
          <w:b/>
          <w:bCs/>
          <w:sz w:val="24"/>
          <w:szCs w:val="24"/>
          <w:ins w:id="5" w:author="Unknown Author" w:date="2026-10-28T14:25:31Z"/>
        </w:rPr>
      </w:pPr>
      <w:ins w:id="3" w:author="Unknown Author" w:date="2026-10-28T14:25:31Z">
        <w:r>
          <w:rPr>
            <w:rFonts w:eastAsia="Times New Roman" w:cs="Times New Roman"/>
            <w:b/>
            <w:bCs/>
            <w:color w:val="000000"/>
            <w:sz w:val="23"/>
            <w:szCs w:val="24"/>
            <w:lang w:val="en-US" w:eastAsia="en-US" w:bidi="en-US"/>
          </w:rPr>
          <w:t>R</w:t>
        </w:r>
      </w:ins>
      <w:ins w:id="4" w:author="Unknown Author" w:date="2026-10-28T14:25:31Z">
        <w:r>
          <w:rPr>
            <w:rFonts w:eastAsia="Times New Roman" w:cs="Times New Roman"/>
            <w:b/>
            <w:bCs/>
            <w:color w:val="000000"/>
            <w:sz w:val="23"/>
            <w:szCs w:val="24"/>
            <w:lang w:val="en-US" w:eastAsia="en-US" w:bidi="en-US"/>
          </w:rPr>
          <w:t>esearch Background</w:t>
        </w:r>
      </w:ins>
    </w:p>
    <w:p>
      <w:pPr>
        <w:pStyle w:val="normal1"/>
        <w:snapToGrid w:val="false"/>
        <w:ind w:hanging="0" w:start="0" w:end="0"/>
        <w:jc w:val="both"/>
        <w:rPr>
          <w:bCs/>
          <w:szCs w:val="24"/>
          <w:ins w:id="7" w:author="Unknown Author" w:date="2026-10-28T14:07:32Z"/>
        </w:rPr>
      </w:pPr>
      <w:ins w:id="6" w:author="Unknown Author" w:date="2026-10-28T14:25:31Z">
        <w:r>
          <w:rPr>
            <w:bCs/>
            <w:szCs w:val="24"/>
          </w:rPr>
          <w:t>Multi-robot systems are widely used for transportation and material handling in automated manufacturing and warehouse environments. Efficient scheduling requires not only assigning tasks to robots and determining their execution sequences, but also coordinating access to shared resources and managing limited battery capacity. Previous studies have investigated multi-robot task allocation and conflict-aware scheduling [1, 2], battery-aware scheduling with flexible charging [3–5], and integrated scheduling using mathematical optimization and constraint programming [6, 7]. Rolling-horizon approaches have also been applied to transportation tasks that arrive dynamically [8]. Building on these approaches, this project investigates the joint scheduling of task execution, intersection reservations, and charging decisions in a fixed-route multi-robot system.</w:t>
        </w:r>
      </w:ins>
    </w:p>
    <w:p>
      <w:pPr>
        <w:pStyle w:val="Heading2"/>
        <w:keepNext w:val="true"/>
        <w:keepLines/>
        <w:widowControl/>
        <w:snapToGrid w:val="false"/>
        <w:spacing w:lineRule="auto" w:line="259" w:before="120" w:after="80"/>
        <w:ind w:hanging="0" w:start="0" w:end="0"/>
        <w:jc w:val="start"/>
        <w:rPr>
          <w:rFonts w:ascii="Calibri" w:hAnsi="Calibri" w:eastAsia="Calibri" w:cs="Calibri"/>
          <w:b/>
          <w:bCs/>
          <w:sz w:val="24"/>
          <w:szCs w:val="24"/>
          <w:ins w:id="9" w:author="Unknown Author" w:date="2026-10-28T14:07:32Z"/>
        </w:rPr>
      </w:pPr>
      <w:ins w:id="8" w:author="Unknown Author" w:date="2026-10-28T14:07:32Z">
        <w:r>
          <w:rPr>
            <w:rFonts w:eastAsia="Times New Roman" w:cs="Times New Roman"/>
            <w:b/>
            <w:bCs/>
            <w:color w:val="000000"/>
            <w:sz w:val="23"/>
            <w:szCs w:val="24"/>
            <w:lang w:val="en-US" w:eastAsia="en-US" w:bidi="en-US"/>
          </w:rPr>
          <w:t>System Overview and Problem Statement</w:t>
        </w:r>
      </w:ins>
    </w:p>
    <w:p>
      <w:pPr>
        <w:pStyle w:val="normal1"/>
        <w:keepNext w:val="false"/>
        <w:keepLines w:val="false"/>
        <w:widowControl/>
        <w:snapToGrid w:val="false"/>
        <w:spacing w:lineRule="auto" w:line="259" w:before="0" w:after="80"/>
        <w:ind w:hanging="0" w:start="0" w:end="0"/>
        <w:jc w:val="both"/>
        <w:rPr>
          <w:rFonts w:ascii="Cambria" w:hAnsi="Cambria" w:eastAsia="Cambria" w:cs="Cambria"/>
          <w:sz w:val="23"/>
          <w:szCs w:val="23"/>
          <w:ins w:id="11" w:author="Unknown Author" w:date="2026-10-28T14:07:32Z"/>
        </w:rPr>
      </w:pPr>
      <w:ins w:id="10" w:author="Unknown Author" w:date="2026-10-28T14:07:32Z">
        <w:r>
          <w:rPr>
            <w:rFonts w:eastAsia="Times New Roman" w:cs="Times New Roman"/>
            <w:b w:val="false"/>
            <w:bCs/>
            <w:color w:val="000000"/>
            <w:sz w:val="22"/>
            <w:szCs w:val="24"/>
            <w:lang w:val="en-US" w:eastAsia="en-US" w:bidi="en-US"/>
          </w:rPr>
          <w:t>This project considers a multi-robot pickup-and-delivery system consisting of four robots operating on two fixed directed loops. Two robots are assigned to each loop, and each transport task requires a robot to collect and deliver an item between two stations on the same loop. The two loops share a single intersection, which can accommodate only one robot at a time. The robots also share a charging area with up to two charging bays, each serving one robot at a time.</w:t>
        </w:r>
      </w:ins>
    </w:p>
    <w:p>
      <w:pPr>
        <w:pStyle w:val="BodyText"/>
        <w:rPr/>
      </w:pPr>
      <w:ins w:id="12" w:author="Unknown Author" w:date="2026-10-28T14:07:32Z">
        <w:r>
          <w:rPr/>
          <w:t>The scheduling problem is to determine which robot performs each task, in what order the tasks are executed, when robots traverse the shared intersection, and when and how much they charge. These decisions must satisfy task precedence, resource capacity, and battery safety constraints. The objective is to minimize a composite measure of makespan, priority-weighted tardiness, resource waiting time, and energy consumption.</w:t>
        </w:r>
      </w:ins>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Motivation and Scheduling Challenges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lang w:val="en-US" w:eastAsia="en-US" w:bidi="en-US"/>
        </w:rPr>
        <w:t>Multi-robot task allocation requires choices about which robot performs each task and how robots coordinate their work [1]. AGV studies also couple task assignment with conflict-aware movement [2] and scheduling with limited charging capacity [3]. In this project, four robots serve two fixed loops but share intersection X and the charging area. An assignment changes when a robot reaches its pickup station, X, and a charging bay. Queues then delay completion and consume battery energy. Makespan, tardiness, waiting, and energy are therefore linked by the same assignment and timing decisions.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ins w:id="17" w:author="Unknown Author" w:date="2026-10-28T14:14:01Z"/>
        </w:rPr>
      </w:pPr>
      <w:del w:id="13" w:author="Unknown Author" w:date="2026-10-28T14:13:57Z">
        <w:r>
          <w:rPr>
            <w:rFonts w:eastAsia="Times New Roman" w:cs="Times New Roman"/>
            <w:b w:val="false"/>
            <w:color w:val="000000"/>
            <w:sz w:val="22"/>
            <w:szCs w:val="23"/>
            <w:lang w:val="en-US" w:eastAsia="en-US" w:bidi="en-US"/>
          </w:rPr>
          <w:delText>For example, when R1 receives its next task, its battery may appear sufficient to complete the pickup and delivery but still be insufficient to reach a charging bay safely afterward. The scheduler must then arrange charging first. R1 has to wait at WA before traversing X and then queue at H; if the charging bay is occupied, the robot continues to consume energy while queuing. After charging, R1 must reserve X again to return to Loop A, potentially causing tasks originally scheduled behind it to miss their due dates. If task assignment is fixed first and conflicts at X and the charging area are handled separately afterward, this chain of effects cannot be evaluated correctly. Reassigning a task changes when another robot reaches X and the charging area, while the resulting queues in turn change energy consumption and the set of tasks that remain executable. This is why tasks, resources, and battery state must be considered jointly.</w:delText>
        </w:r>
      </w:del>
      <w:ins w:id="14" w:author="Unknown Author" w:date="2026-10-28T14:14:01Z">
        <w:r>
          <w:rPr>
            <w:rFonts w:eastAsia="Times New Roman" w:cs="Times New Roman"/>
            <w:b w:val="false"/>
            <w:color w:val="000000"/>
            <w:sz w:val="22"/>
            <w:szCs w:val="23"/>
            <w:lang w:val="en-US" w:eastAsia="en-US" w:bidi="en-US"/>
          </w:rPr>
          <w:t xml:space="preserve">For example, when </w:t>
        </w:r>
      </w:ins>
      <w:ins w:id="15" w:author="Unknown Author" w:date="2026-10-28T14:14:01Z">
        <w:r>
          <w:rPr>
            <w:rFonts w:eastAsia="Times New Roman" w:cs="Times New Roman"/>
            <w:b w:val="false"/>
            <w:color w:val="000000"/>
            <w:sz w:val="22"/>
            <w:szCs w:val="23"/>
            <w:lang w:val="en-US" w:eastAsia="en-US" w:bidi="en-US"/>
          </w:rPr>
          <w:t xml:space="preserve">a robot </w:t>
        </w:r>
      </w:ins>
      <w:ins w:id="16" w:author="Unknown Author" w:date="2026-10-28T14:14:01Z">
        <w:r>
          <w:rPr>
            <w:rFonts w:eastAsia="Times New Roman" w:cs="Times New Roman"/>
            <w:b w:val="false"/>
            <w:color w:val="000000"/>
            <w:sz w:val="22"/>
            <w:szCs w:val="23"/>
            <w:lang w:val="en-US" w:eastAsia="en-US" w:bidi="en-US"/>
          </w:rPr>
          <w:t>R1 receives its next task, its battery may appear sufficient to complete the pickup and delivery but still be insufficient to reach a charging bay safely afterward. The scheduler must then arrange charging first. To reach the charging area, the robot must first reserve and traverse the shared intersection. It may then need to wait for an available charging bay, consuming additional energy while queuing. After charging, the robot must reserve the intersection again to return to its assigned loop. These additional movements and waiting periods may delay subsequent tasks and cause them to miss their deadlines. Therefore, task scheduling, resource reservations, and battery state must be considered jointly.</w:t>
        </w:r>
      </w:ins>
    </w:p>
    <w:p>
      <w:pPr>
        <w:pStyle w:val="normal1"/>
        <w:widowControl/>
        <w:snapToGrid w:val="false"/>
        <w:spacing w:lineRule="auto" w:line="259" w:before="0" w:after="80"/>
        <w:ind w:hanging="0" w:start="0" w:end="0"/>
        <w:jc w:val="both"/>
        <w:rPr>
          <w:rFonts w:ascii="Cambria" w:hAnsi="Cambria" w:eastAsia="Cambria" w:cs="Cambria"/>
          <w:sz w:val="23"/>
          <w:szCs w:val="23"/>
        </w:rPr>
      </w:pPr>
      <w:r>
        <w:rPr/>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Research Questions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Based on the coupled relationships above, this project investigates the following questions: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 xml:space="preserve">RQ1: Under identical tasks, maps, initial </w:t>
      </w:r>
      <w:ins w:id="18" w:author="Unknown Author" w:date="2026-10-28T15:10:59Z">
        <w:r>
          <w:rPr>
            <w:rFonts w:eastAsia="Times New Roman" w:cs="Times New Roman"/>
            <w:b w:val="false"/>
            <w:color w:val="000000"/>
            <w:sz w:val="22"/>
            <w:szCs w:val="23"/>
            <w:lang w:val="en-US" w:eastAsia="en-US" w:bidi="en-US"/>
          </w:rPr>
          <w:t>state of charge (</w:t>
        </w:r>
      </w:ins>
      <w:r>
        <w:rPr>
          <w:rFonts w:eastAsia="Times New Roman" w:cs="Times New Roman"/>
          <w:b w:val="false"/>
          <w:color w:val="000000"/>
          <w:sz w:val="22"/>
          <w:szCs w:val="23"/>
          <w:lang w:val="en-US" w:eastAsia="en-US" w:bidi="en-US"/>
        </w:rPr>
        <w:t>SOC</w:t>
      </w:r>
      <w:ins w:id="19" w:author="Unknown Author" w:date="2026-10-28T15:11:06Z">
        <w:r>
          <w:rPr>
            <w:rFonts w:eastAsia="Times New Roman" w:cs="Times New Roman"/>
            <w:b w:val="false"/>
            <w:color w:val="000000"/>
            <w:sz w:val="22"/>
            <w:szCs w:val="23"/>
            <w:lang w:val="en-US" w:eastAsia="en-US" w:bidi="en-US"/>
          </w:rPr>
          <w:t>)</w:t>
        </w:r>
      </w:ins>
      <w:r>
        <w:rPr>
          <w:rFonts w:eastAsia="Times New Roman" w:cs="Times New Roman"/>
          <w:b w:val="false"/>
          <w:color w:val="000000"/>
          <w:sz w:val="22"/>
          <w:szCs w:val="23"/>
          <w:lang w:val="en-US" w:eastAsia="en-US" w:bidi="en-US"/>
        </w:rPr>
        <w:t xml:space="preserve"> values, and offline information, how does joint decision-making affect the makespan, total tardiness, resource waiting, energy consumption, and normalized composite objective J compared with </w:t>
      </w:r>
      <w:ins w:id="20" w:author="Unknown Author" w:date="2026-10-28T15:11:25Z">
        <w:r>
          <w:rPr>
            <w:rFonts w:eastAsia="Times New Roman" w:cs="Times New Roman"/>
            <w:b w:val="false"/>
            <w:color w:val="000000"/>
            <w:sz w:val="22"/>
            <w:szCs w:val="23"/>
            <w:lang w:val="en-US" w:eastAsia="en-US" w:bidi="en-US"/>
          </w:rPr>
          <w:t>Firt-Come, First-Serve (</w:t>
        </w:r>
      </w:ins>
      <w:r>
        <w:rPr>
          <w:rFonts w:eastAsia="Times New Roman" w:cs="Times New Roman"/>
          <w:b w:val="false"/>
          <w:color w:val="000000"/>
          <w:sz w:val="22"/>
          <w:szCs w:val="23"/>
          <w:lang w:val="en-US" w:eastAsia="en-US" w:bidi="en-US"/>
        </w:rPr>
        <w:t>FCFS</w:t>
      </w:r>
      <w:ins w:id="21" w:author="Unknown Author" w:date="2026-10-28T15:11:40Z">
        <w:r>
          <w:rPr>
            <w:rFonts w:eastAsia="Times New Roman" w:cs="Times New Roman"/>
            <w:b w:val="false"/>
            <w:color w:val="000000"/>
            <w:sz w:val="22"/>
            <w:szCs w:val="23"/>
            <w:lang w:val="en-US" w:eastAsia="en-US" w:bidi="en-US"/>
          </w:rPr>
          <w:t>)</w:t>
        </w:r>
      </w:ins>
      <w:r>
        <w:rPr>
          <w:rFonts w:eastAsia="Times New Roman" w:cs="Times New Roman"/>
          <w:b w:val="false"/>
          <w:color w:val="000000"/>
          <w:sz w:val="22"/>
          <w:szCs w:val="23"/>
          <w:lang w:val="en-US" w:eastAsia="en-US" w:bidi="en-US"/>
        </w:rPr>
        <w:t xml:space="preserve"> and staged methods?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RQ2: What performance cost is incurred by requiring robots to retain enough energy at the end of the horizon to reach the charging area safely? How do task load, the number of charging bays, and the distribution of tasks between Loops A and B change the system bottleneck?</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 xml:space="preserve">RQ3: When tasks become visible only after their release_time, what scheduling performance can the rolling-horizon method achieve, and how much replanning and solution overhead does it incur? </w:t>
      </w:r>
      <w:del w:id="22" w:author="Unknown Author" w:date="2026-10-28T14:14:20Z">
        <w:r>
          <w:rPr>
            <w:rFonts w:eastAsia="Times New Roman" w:cs="Times New Roman"/>
            <w:b w:val="false"/>
            <w:color w:val="000000"/>
            <w:sz w:val="22"/>
            <w:szCs w:val="23"/>
            <w:lang w:val="en-US" w:eastAsia="en-US" w:bidi="en-US"/>
          </w:rPr>
          <w:delText>Offline methods provide useful reference points, but because they know the complete task table in advance, a rigorous ranking of online algorithms still requires online baselines operating under the same information conditions.</w:delText>
        </w:r>
      </w:del>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Contributions and Report Organization</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lang w:val="en-US" w:eastAsia="en-US" w:bidi="en-US"/>
        </w:rPr>
        <w:t>This project provides a joint scheduling model for task assignment, robot visit order, intersection reservations, charging-bay selection, charging duration, and SOC evolution. Offline CP-SAT and rolling optimization use the same discrete-event execution engine and output validator as the heuristic baselines. Experiments retain task inputs, actions, resource reservations, SOC traces, and solver records so that aggregate results can be checked against individual decisions. The contribution is this integration and its evaluation for a fixed two-loop system</w:t>
      </w:r>
      <w:ins w:id="23" w:author="Unknown Author" w:date="2026-10-28T14:15:29Z">
        <w:r>
          <w:rPr>
            <w:rFonts w:eastAsia="Times New Roman" w:cs="Times New Roman"/>
            <w:b w:val="false"/>
            <w:color w:val="000000"/>
            <w:sz w:val="22"/>
            <w:lang w:val="en-US" w:eastAsia="en-US" w:bidi="en-US"/>
          </w:rPr>
          <w:t>.</w:t>
        </w:r>
      </w:ins>
      <w:del w:id="24" w:author="Unknown Author" w:date="2026-10-28T14:15:27Z">
        <w:r>
          <w:rPr>
            <w:rFonts w:eastAsia="Times New Roman" w:cs="Times New Roman"/>
            <w:b w:val="false"/>
            <w:color w:val="000000"/>
            <w:sz w:val="22"/>
            <w:lang w:val="en-US" w:eastAsia="en-US" w:bidi="en-US"/>
          </w:rPr>
          <w:delText>; the project does not introduce a new solver or establish industrial deployment safety.</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lang w:val="en-US" w:eastAsia="en-US" w:bidi="en-US"/>
        </w:rPr>
        <w:t>Section 2 reviews related scheduling and charging methods. Section 3 defines the system, inputs, and scope. Sections 4–6 present the model, solution methods, and implementation checks. Sections 7–10 describe the experiments, analyze the results, discuss limitations, and conclude. The appendices provide model details, the worked experiment’s complete task list, schedule records, and key code.</w:t>
      </w:r>
    </w:p>
    <w:p>
      <w:pPr>
        <w:pStyle w:val="Heading1"/>
        <w:keepNext w:val="true"/>
        <w:keepLines/>
        <w:pageBreakBefore w:val="false"/>
        <w:widowControl/>
        <w:snapToGrid w:val="false"/>
        <w:spacing w:lineRule="auto" w:line="259" w:before="160" w:after="80"/>
        <w:ind w:hanging="0" w:start="0" w:end="0"/>
        <w:jc w:val="start"/>
        <w:rPr>
          <w:rFonts w:ascii="Calibri" w:hAnsi="Calibri" w:eastAsia="Calibri" w:cs="Calibri"/>
          <w:b/>
          <w:bCs/>
          <w:sz w:val="30"/>
          <w:szCs w:val="30"/>
          <w:del w:id="26" w:author="Unknown Author" w:date="2026-10-28T14:22:27Z"/>
        </w:rPr>
      </w:pPr>
      <w:del w:id="25" w:author="Unknown Author" w:date="2026-10-28T14:22:27Z">
        <w:commentRangeStart w:id="0"/>
        <w:r>
          <w:rPr>
            <w:rFonts w:eastAsia="Times New Roman" w:cs="Times New Roman"/>
            <w:b/>
            <w:bCs/>
            <w:color w:val="000000"/>
            <w:sz w:val="28"/>
            <w:szCs w:val="30"/>
            <w:lang w:val="en-US" w:eastAsia="en-US" w:bidi="en-US"/>
          </w:rPr>
          <w:delText>2 Related Work</w:delText>
        </w:r>
      </w:del>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del w:id="28" w:author="Unknown Author" w:date="2026-10-28T14:22:27Z"/>
        </w:rPr>
      </w:pPr>
      <w:del w:id="27" w:author="Unknown Author" w:date="2026-10-28T14:22:27Z">
        <w:r>
          <w:rPr>
            <w:rFonts w:eastAsia="Times New Roman" w:cs="Times New Roman"/>
            <w:b/>
            <w:bCs/>
            <w:color w:val="000000"/>
            <w:sz w:val="23"/>
            <w:szCs w:val="24"/>
            <w:lang w:val="en-US" w:eastAsia="en-US" w:bidi="en-US"/>
          </w:rPr>
          <w:delText>Robot Dispatching and Resource Reservations</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del w:id="30" w:author="Unknown Author" w:date="2026-10-28T14:22:27Z"/>
        </w:rPr>
      </w:pPr>
      <w:del w:id="29" w:author="Unknown Author" w:date="2026-10-28T14:22:27Z">
        <w:r>
          <w:rPr>
            <w:rFonts w:eastAsia="Times New Roman" w:cs="Times New Roman"/>
            <w:b w:val="false"/>
            <w:color w:val="000000"/>
            <w:sz w:val="22"/>
            <w:lang w:val="en-US" w:eastAsia="en-US" w:bidi="en-US"/>
          </w:rPr>
          <w:delText>The review in [1] classifies approaches to multi-robot task allocation and discusses coordination and uncertainty. For AGVs, Li, Fan, and Jia [2] combine dynamic task assignment with detailed conflict-aware path planning in an automated container terminal. Their traffic model captures vehicle occupation beyond isolated network nodes. This project uses a narrower setting: routes on two directed loops are fixed, and ordinary edges have no exclusive capacity. Assignment, visit order, and access times remain decisions, but the project does not solve general multi-agent path finding.</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del w:id="32" w:author="Unknown Author" w:date="2026-10-28T14:22:27Z"/>
        </w:rPr>
      </w:pPr>
      <w:del w:id="31" w:author="Unknown Author" w:date="2026-10-28T14:22:27Z">
        <w:r>
          <w:rPr>
            <w:rFonts w:eastAsia="Times New Roman" w:cs="Times New Roman"/>
            <w:b w:val="false"/>
            <w:color w:val="000000"/>
            <w:sz w:val="22"/>
            <w:lang w:val="en-US" w:eastAsia="en-US" w:bidi="en-US"/>
          </w:rPr>
          <w:delText>Conflict handling depends on what a model represents. The motion-level treatment in [2] checks traffic occupation along computed paths. Here, a shared reservation calendar allocates X to one traversal at a time, including a clearance after exit. Robots wait at WA, WB, or H until entry is allowed and must leave X immediately after crossing. This representation connects access order to task timing and queue energy, while limiting conflict validation to the encoded exclusive resources.</w:delText>
        </w:r>
      </w:del>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del w:id="34" w:author="Unknown Author" w:date="2026-10-28T14:22:27Z"/>
        </w:rPr>
      </w:pPr>
      <w:del w:id="33" w:author="Unknown Author" w:date="2026-10-28T14:22:27Z">
        <w:r>
          <w:rPr>
            <w:rFonts w:eastAsia="Times New Roman" w:cs="Times New Roman"/>
            <w:b/>
            <w:bCs/>
            <w:color w:val="000000"/>
            <w:sz w:val="23"/>
            <w:szCs w:val="24"/>
            <w:lang w:val="en-US" w:eastAsia="en-US" w:bidi="en-US"/>
          </w:rPr>
          <w:delText>Battery Aware Scheduling and Constraint Programming</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del w:id="36" w:author="Unknown Author" w:date="2026-10-28T14:22:27Z"/>
        </w:rPr>
      </w:pPr>
      <w:del w:id="35" w:author="Unknown Author" w:date="2026-10-28T14:22:27Z">
        <w:r>
          <w:rPr>
            <w:rFonts w:eastAsia="Times New Roman" w:cs="Times New Roman"/>
            <w:b w:val="false"/>
            <w:color w:val="000000"/>
            <w:sz w:val="22"/>
            <w:lang w:val="en-US" w:eastAsia="en-US" w:bidi="en-US"/>
          </w:rPr>
          <w:delText>Li et al. [3] jointly schedule AGV tasks and flexible charging with a limited number of chargers. Huo et al. [4] incorporate energy consumption and partial charging into multi-load AGV scheduling. Li et al. [5] make charging duration a decision and include charging setup time in an exact scheduling approach. Together, these studies motivate explicit decisions about charging time and amount. Their formulations and operating settings differ from this project. The present heuristics normally charge to 95%, whereas CP-SAT chooses the bay, start time, and replenishment amount using a linear SOC model; payload-dependent energy, multi-load transport, and charging setup time are not modeled.</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del w:id="38" w:author="Unknown Author" w:date="2026-10-28T14:22:27Z"/>
        </w:rPr>
      </w:pPr>
      <w:del w:id="37" w:author="Unknown Author" w:date="2026-10-28T14:22:27Z">
        <w:r>
          <w:rPr>
            <w:rFonts w:eastAsia="Times New Roman" w:cs="Times New Roman"/>
            <w:b w:val="false"/>
            <w:color w:val="000000"/>
            <w:sz w:val="22"/>
            <w:lang w:val="en-US" w:eastAsia="en-US" w:bidi="en-US"/>
          </w:rPr>
          <w:delText>Integrated production–transport scheduling studies show why task presence and assignment must be linked carefully to vehicle sequences. Yao et al. [6] formulate the dependencies between machine and AGV decisions in a MILP model; their later CP formulation [7] explicitly handles whether transportation tasks exist. This project likewise activates a visit only when it is selected, but models transport and charging without machine-processing decisions. Optional intervals and NoOverlap express X and bay capacity, and a circuit defines each robot’s visit order. Time and SOC constraints connect those discrete choices to execution. OR-Tools CP-SAT solves the resulting finite integer model; tool documentation and the source snapshot are listed in Appendix C.</w:delText>
        </w:r>
      </w:del>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del w:id="40" w:author="Unknown Author" w:date="2026-10-28T14:22:27Z"/>
        </w:rPr>
      </w:pPr>
      <w:del w:id="39" w:author="Unknown Author" w:date="2026-10-28T14:22:27Z">
        <w:r>
          <w:rPr>
            <w:rFonts w:eastAsia="Times New Roman" w:cs="Times New Roman"/>
            <w:b/>
            <w:bCs/>
            <w:color w:val="000000"/>
            <w:sz w:val="23"/>
            <w:szCs w:val="24"/>
            <w:lang w:val="en-US" w:eastAsia="en-US" w:bidi="en-US"/>
          </w:rPr>
          <w:delText>Rolling Horizon Scheduling and Project Positioning</w:delText>
        </w:r>
      </w:del>
    </w:p>
    <w:p>
      <w:pPr>
        <w:pStyle w:val="normal1"/>
        <w:keepNext w:val="false"/>
        <w:keepLines w:val="false"/>
        <w:pageBreakBefore w:val="false"/>
        <w:widowControl/>
        <w:snapToGrid w:val="false"/>
        <w:spacing w:lineRule="auto" w:line="259" w:before="0" w:after="80"/>
        <w:ind w:hanging="0" w:start="0" w:end="0"/>
        <w:jc w:val="both"/>
        <w:rPr>
          <w:rFonts w:ascii="Times New Roman" w:hAnsi="Times New Roman" w:eastAsia="Times New Roman" w:cs="Times New Roman"/>
          <w:b w:val="false"/>
          <w:color w:val="000000"/>
          <w:sz w:val="22"/>
          <w:lang w:val="en-US" w:eastAsia="en-US" w:bidi="en-US"/>
          <w:del w:id="42" w:author="Unknown Author" w:date="2026-10-28T14:22:27Z"/>
        </w:rPr>
      </w:pPr>
      <w:del w:id="41" w:author="Unknown Author" w:date="2026-10-28T14:22:27Z">
        <w:r>
          <w:rPr>
            <w:rFonts w:eastAsia="Times New Roman" w:cs="Times New Roman"/>
            <w:b w:val="false"/>
            <w:color w:val="000000"/>
            <w:sz w:val="22"/>
            <w:lang w:val="en-US" w:eastAsia="en-US" w:bidi="en-US"/>
          </w:rPr>
          <w:delText>Xin et al. [8] use a rolling horizon for warehouse AGV pickup-and-delivery tasks arriving dynamically. The online version here also replans from newly available information, with decision epochs every 60 s. Only released, uncommitted tasks enter selection and objective normalization. Known tasks are ordered by deadline, priority, and task ID, and a workload-capacity window is formed from an approximately 600 s lookahead. This window limits the work considered; it does not require every selected task to finish within 600 s.</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del w:id="44" w:author="Unknown Author" w:date="2026-10-28T14:22:27Z"/>
        </w:rPr>
      </w:pPr>
      <w:del w:id="43" w:author="Unknown Author" w:date="2026-10-28T14:22:27Z">
        <w:r>
          <w:rPr>
            <w:rFonts w:eastAsia="Times New Roman" w:cs="Times New Roman"/>
            <w:b w:val="false"/>
            <w:color w:val="000000"/>
            <w:sz w:val="22"/>
            <w:szCs w:val="23"/>
            <w:lang w:val="en-US" w:eastAsia="en-US" w:bidi="en-US"/>
          </w:rPr>
          <w:delText>Each replanning step inherits the current time, location, and SOC of every robot, together with completed tasks and the existing resource calendars. After CP-SAT generates a candidate plan from that state, the system commits, for each robot, the consecutive prefix of visits whose start times fall before the next replanning epoch. Task execution and charging visits are non-preemptive: even if a committed visit crosses the next epoch, it runs to completion, and its intersection and charging-bay reservations remain frozen. Tasks that have not started may be reassigned and resequenced in later windows. The rolling version always retains a terminal battery reserve so that a robot that has executed tasks can still reach a charging bay safely at the end of the current window. The trade-off is that short windows, high workloads, or high safety thresholds may lead to myopic decisions.</w:delText>
        </w:r>
      </w:del>
    </w:p>
    <w:p>
      <w:pPr>
        <w:pStyle w:val="Heading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ins w:id="46" w:author="Unknown Author" w:date="2026-10-28T14:24:34Z"/>
        </w:rPr>
      </w:pPr>
      <w:del w:id="45" w:author="Unknown Author" w:date="2026-10-28T14:22:27Z">
        <w:r>
          <w:rPr>
            <w:rFonts w:eastAsia="Times New Roman" w:cs="Times New Roman"/>
            <w:b w:val="false"/>
            <w:color w:val="000000"/>
            <w:sz w:val="22"/>
            <w:lang w:val="en-US" w:eastAsia="en-US" w:bidi="en-US"/>
          </w:rPr>
          <w:delText>Learning-based dispatch is another approach: Chang, Jia, and Hu [9] divide real-time AGV scheduling into task assignment and vehicle selection while considering energy and operational costs. This project instead uses</w:delText>
        </w:r>
      </w:del>
    </w:p>
    <w:p>
      <w:pPr>
        <w:pStyle w:val="normal1"/>
        <w:widowControl/>
        <w:snapToGrid w:val="false"/>
        <w:spacing w:lineRule="auto" w:line="259" w:before="0" w:after="80"/>
        <w:ind w:hanging="0" w:start="0" w:end="0"/>
        <w:jc w:val="both"/>
        <w:rPr>
          <w:rFonts w:ascii="Cambria" w:hAnsi="Cambria" w:eastAsia="Cambria" w:cs="Cambria"/>
          <w:sz w:val="23"/>
          <w:szCs w:val="23"/>
        </w:rPr>
      </w:pPr>
      <w:del w:id="47" w:author="Unknown Author" w:date="2026-10-28T14:22:27Z">
        <w:r>
          <w:rPr>
            <w:rFonts w:eastAsia="Times New Roman" w:cs="Times New Roman"/>
            <w:b w:val="false"/>
            <w:color w:val="000000"/>
            <w:sz w:val="22"/>
            <w:lang w:val="en-US" w:eastAsia="en-US" w:bidi="en-US"/>
          </w:rPr>
          <w:delText xml:space="preserve"> </w:delText>
        </w:r>
      </w:del>
      <w:del w:id="48" w:author="Unknown Author" w:date="2026-10-28T14:22:27Z">
        <w:r>
          <w:rPr>
            <w:rFonts w:eastAsia="Times New Roman" w:cs="Times New Roman"/>
            <w:b w:val="false"/>
            <w:color w:val="000000"/>
            <w:sz w:val="22"/>
            <w:lang w:val="en-US" w:eastAsia="en-US" w:bidi="en-US"/>
          </w:rPr>
          <w:delText>explicit scheduling constraints and records solver fallbacks. Its deterministic battery assumption is also narrower than the stochastic energy and battery-management treatment of Ricard et al. [10] for electric buses. The bus study is relevant to this modeling limitation, not a matched AGV benchmark. The present platform therefore compares scheduling decisions within a small, fixed topology and known action-duration and charging rules.</w:delText>
        </w:r>
      </w:del>
      <w:ins w:id="49" w:author="Unknown Author" w:date="2026-10-28T14:23:33Z">
        <w:commentRangeEnd w:id="0"/>
        <w:r>
          <w:commentReference w:id="0"/>
        </w:r>
        <w:r>
          <w:rPr/>
        </w:r>
      </w:ins>
    </w:p>
    <w:p>
      <w:pPr>
        <w:pStyle w:val="Heading1"/>
        <w:keepNext w:val="true"/>
        <w:keepLines/>
        <w:pageBreakBefore w:val="false"/>
        <w:widowControl/>
        <w:snapToGrid w:val="false"/>
        <w:spacing w:lineRule="auto" w:line="259" w:before="160" w:after="80"/>
        <w:ind w:hanging="0" w:start="0" w:end="0"/>
        <w:jc w:val="start"/>
        <w:rPr>
          <w:rFonts w:ascii="Calibri" w:hAnsi="Calibri" w:eastAsia="Calibri" w:cs="Calibri"/>
          <w:b/>
          <w:bCs/>
          <w:sz w:val="30"/>
          <w:szCs w:val="30"/>
        </w:rPr>
      </w:pPr>
      <w:r>
        <w:rPr>
          <w:rFonts w:eastAsia="Times New Roman" w:cs="Times New Roman"/>
          <w:b/>
          <w:bCs/>
          <w:color w:val="000000"/>
          <w:sz w:val="28"/>
          <w:szCs w:val="30"/>
          <w:lang w:val="en-US" w:eastAsia="en-US" w:bidi="en-US"/>
        </w:rPr>
        <w:t>3 Problem Definition</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Network and Resource Configuration</w:t>
      </w:r>
    </w:p>
    <w:p>
      <w:pPr>
        <w:pStyle w:val="normal1"/>
        <w:keepNext w:val="false"/>
        <w:keepLines/>
        <w:pageBreakBefore w:val="false"/>
        <w:widowControl/>
        <w:snapToGrid w:val="false"/>
        <w:spacing w:lineRule="auto" w:line="259" w:before="0" w:after="80"/>
        <w:ind w:hanging="0" w:start="0" w:end="0"/>
        <w:jc w:val="center"/>
        <w:rPr/>
      </w:pPr>
      <w:r>
        <w:rPr/>
        <w:drawing>
          <wp:inline distT="0" distB="0" distL="0" distR="0">
            <wp:extent cx="5475605" cy="3060700"/>
            <wp:effectExtent l="0" t="0" r="0" b="0"/>
            <wp:docPr id="1" name="image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png" descr="" title=""/>
                    <pic:cNvPicPr>
                      <a:picLocks noChangeAspect="1" noChangeArrowheads="1"/>
                    </pic:cNvPicPr>
                  </pic:nvPicPr>
                  <pic:blipFill>
                    <a:blip r:embed="rId2"/>
                    <a:stretch>
                      <a:fillRect/>
                    </a:stretch>
                  </pic:blipFill>
                  <pic:spPr bwMode="auto">
                    <a:xfrm>
                      <a:off x="0" y="0"/>
                      <a:ext cx="5475605" cy="3060700"/>
                    </a:xfrm>
                    <a:prstGeom prst="rect">
                      <a:avLst/>
                    </a:prstGeom>
                  </pic:spPr>
                </pic:pic>
              </a:graphicData>
            </a:graphic>
          </wp:inline>
        </w:drawing>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system contains two unidirectional loops with fixed connectivity. Loop A follows X→A1→A2→A3→A4→WA→X, whereas Loop B follows X→B1→B2→B3→B4→WB→X. Robots R1 and R2 serve only Loop A, whereas R3 and R4 serve only Loop B. WA and WB are the waiting points before robots enter the shared intersection X. The charging branch is X→H→C1/C2→H→X, where H is the charging buffer and queuing location, and C1 and C2 are configurable charging bays. A robot entering X must have exclusive use of the resource and satisfy the safety buffer between consecutive traversals; each enabled charging bay likewise has a capacity of one. Waiting caused by resource conflicts may occur only at WA, WB, or H. Robots cannot stop inside X or queue inside an occupied charging bay.</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map comprises 18 directed edges, and travel direction is uniquely determined by the topology above. Multiple robots may traverse ordinary loop edges simultaneously. Mutual-exclusion constraints apply only to X and the charging bays, so the model does not address geometric collision avoidance on ordinary edges. The map editor allows the length of each directed edge, the global speed, and the energy consumption per unit distance to be modified. Travel time equals edge length divided by speed, and movement energy consumption equals edge length multiplied by the per-distance energy-consumption rate. These parameter changes neither add nor remove edges, nor alter node connectivity. The network diagram in the interface is only a topological illustration: its labels show the configured physical lengths, but node positions are not drawn to geometric scale.</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Tasks and Operational Assumptions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Each transport task is defined by eight fields: task_id is the unique identifier; release_time is the earliest time at which the task may be executed; pickup and dropoff are the pickup and delivery stations; load_time and unload_time are the loading and unloading durations; due_time is the delivery deadline; and priority is an integer priority level from 1 to 5. The pickup and drop-off points must be distinct stations on the same loop, and a robot may carry only one task at a time.</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lang w:val="en-US" w:eastAsia="en-US" w:bidi="en-US"/>
        </w:rPr>
        <w:t>Table 3.1 shows sample records supplied with the project. These records illustrate the input schema and are not the 12-task experiment in Section 8; the complete input for that experiment appears in Appendix B, Table B.1.</w:t>
      </w:r>
    </w:p>
    <w:p>
      <w:pPr>
        <w:pStyle w:val="normal1"/>
        <w:keepNext w:val="true"/>
        <w:keepLines w:val="false"/>
        <w:pageBreakBefore w:val="false"/>
        <w:widowControl/>
        <w:snapToGrid w:val="false"/>
        <w:spacing w:lineRule="auto" w:line="259" w:before="0" w:after="80"/>
        <w:ind w:hanging="0" w:start="0" w:end="0"/>
        <w:jc w:val="start"/>
        <w:rPr>
          <w:rFonts w:ascii="Cambria" w:hAnsi="Cambria" w:eastAsia="Cambria" w:cs="Cambria"/>
          <w:b/>
          <w:bCs/>
          <w:sz w:val="20"/>
          <w:szCs w:val="20"/>
        </w:rPr>
      </w:pPr>
      <w:r>
        <w:rPr>
          <w:rFonts w:eastAsia="Times New Roman" w:cs="Times New Roman"/>
          <w:b w:val="false"/>
          <w:color w:val="000000"/>
          <w:sz w:val="19"/>
          <w:lang w:val="en-US" w:eastAsia="en-US" w:bidi="en-US"/>
        </w:rPr>
        <w:t>Table 3.1 Sample Input Records from examples/tasks.csv</w:t>
      </w:r>
    </w:p>
    <w:tbl>
      <w:tblPr>
        <w:tblW w:w="8623" w:type="dxa"/>
        <w:jc w:val="start"/>
        <w:tblInd w:w="0" w:type="dxa"/>
        <w:tblLayout w:type="fixed"/>
        <w:tblCellMar>
          <w:top w:w="65" w:type="dxa"/>
          <w:start w:w="85" w:type="dxa"/>
          <w:bottom w:w="65" w:type="dxa"/>
          <w:end w:w="85" w:type="dxa"/>
        </w:tblCellMar>
      </w:tblPr>
      <w:tblGrid>
        <w:gridCol w:w="892"/>
        <w:gridCol w:w="1402"/>
        <w:gridCol w:w="835"/>
        <w:gridCol w:w="919"/>
        <w:gridCol w:w="1162"/>
        <w:gridCol w:w="1416"/>
        <w:gridCol w:w="1090"/>
        <w:gridCol w:w="907"/>
      </w:tblGrid>
      <w:tr>
        <w:trPr>
          <w:tblHeader w:val="true"/>
          <w:cantSplit w:val="true"/>
        </w:trPr>
        <w:tc>
          <w:tcPr>
            <w:tcW w:w="892"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b/>
                <w:bCs/>
                <w:sz w:val="20"/>
                <w:szCs w:val="20"/>
              </w:rPr>
            </w:pPr>
            <w:r>
              <w:rPr>
                <w:rFonts w:eastAsia="Times New Roman" w:cs="Times New Roman"/>
                <w:b/>
                <w:bCs/>
                <w:color w:val="000000"/>
                <w:sz w:val="19"/>
                <w:szCs w:val="20"/>
                <w:lang w:val="en-US" w:eastAsia="en-US" w:bidi="en-US"/>
              </w:rPr>
              <w:t>task_id</w:t>
            </w:r>
          </w:p>
        </w:tc>
        <w:tc>
          <w:tcPr>
            <w:tcW w:w="1402"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b/>
                <w:bCs/>
                <w:sz w:val="20"/>
                <w:szCs w:val="20"/>
              </w:rPr>
            </w:pPr>
            <w:r>
              <w:rPr>
                <w:rFonts w:eastAsia="Times New Roman" w:cs="Times New Roman"/>
                <w:b/>
                <w:bCs/>
                <w:color w:val="000000"/>
                <w:sz w:val="19"/>
                <w:szCs w:val="20"/>
                <w:lang w:val="en-US" w:eastAsia="en-US" w:bidi="en-US"/>
              </w:rPr>
              <w:t>release_time</w:t>
            </w:r>
          </w:p>
        </w:tc>
        <w:tc>
          <w:tcPr>
            <w:tcW w:w="835"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b/>
                <w:bCs/>
                <w:sz w:val="20"/>
                <w:szCs w:val="20"/>
              </w:rPr>
            </w:pPr>
            <w:r>
              <w:rPr>
                <w:rFonts w:eastAsia="Times New Roman" w:cs="Times New Roman"/>
                <w:b/>
                <w:bCs/>
                <w:color w:val="000000"/>
                <w:sz w:val="19"/>
                <w:szCs w:val="20"/>
                <w:lang w:val="en-US" w:eastAsia="en-US" w:bidi="en-US"/>
              </w:rPr>
              <w:t>pickup</w:t>
            </w:r>
          </w:p>
        </w:tc>
        <w:tc>
          <w:tcPr>
            <w:tcW w:w="919"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b/>
                <w:bCs/>
                <w:sz w:val="20"/>
                <w:szCs w:val="20"/>
              </w:rPr>
            </w:pPr>
            <w:r>
              <w:rPr>
                <w:rFonts w:eastAsia="Times New Roman" w:cs="Times New Roman"/>
                <w:b/>
                <w:bCs/>
                <w:color w:val="000000"/>
                <w:sz w:val="19"/>
                <w:szCs w:val="20"/>
                <w:lang w:val="en-US" w:eastAsia="en-US" w:bidi="en-US"/>
              </w:rPr>
              <w:t>dropoff</w:t>
            </w:r>
          </w:p>
        </w:tc>
        <w:tc>
          <w:tcPr>
            <w:tcW w:w="1162"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b/>
                <w:bCs/>
                <w:sz w:val="20"/>
                <w:szCs w:val="20"/>
              </w:rPr>
            </w:pPr>
            <w:r>
              <w:rPr>
                <w:rFonts w:eastAsia="Times New Roman" w:cs="Times New Roman"/>
                <w:b/>
                <w:bCs/>
                <w:color w:val="000000"/>
                <w:sz w:val="19"/>
                <w:szCs w:val="20"/>
                <w:lang w:val="en-US" w:eastAsia="en-US" w:bidi="en-US"/>
              </w:rPr>
              <w:t>load_time</w:t>
            </w:r>
          </w:p>
        </w:tc>
        <w:tc>
          <w:tcPr>
            <w:tcW w:w="1416"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b/>
                <w:bCs/>
                <w:sz w:val="20"/>
                <w:szCs w:val="20"/>
              </w:rPr>
            </w:pPr>
            <w:r>
              <w:rPr>
                <w:rFonts w:eastAsia="Times New Roman" w:cs="Times New Roman"/>
                <w:b/>
                <w:bCs/>
                <w:color w:val="000000"/>
                <w:sz w:val="19"/>
                <w:szCs w:val="20"/>
                <w:lang w:val="en-US" w:eastAsia="en-US" w:bidi="en-US"/>
              </w:rPr>
              <w:t>unload_time</w:t>
            </w:r>
          </w:p>
        </w:tc>
        <w:tc>
          <w:tcPr>
            <w:tcW w:w="1090"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b/>
                <w:bCs/>
                <w:sz w:val="20"/>
                <w:szCs w:val="20"/>
              </w:rPr>
            </w:pPr>
            <w:r>
              <w:rPr>
                <w:rFonts w:eastAsia="Times New Roman" w:cs="Times New Roman"/>
                <w:b/>
                <w:bCs/>
                <w:color w:val="000000"/>
                <w:sz w:val="19"/>
                <w:szCs w:val="20"/>
                <w:lang w:val="en-US" w:eastAsia="en-US" w:bidi="en-US"/>
              </w:rPr>
              <w:t>due_time</w:t>
            </w:r>
          </w:p>
        </w:tc>
        <w:tc>
          <w:tcPr>
            <w:tcW w:w="907"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b/>
                <w:bCs/>
                <w:sz w:val="20"/>
                <w:szCs w:val="20"/>
              </w:rPr>
            </w:pPr>
            <w:r>
              <w:rPr>
                <w:rFonts w:eastAsia="Times New Roman" w:cs="Times New Roman"/>
                <w:b/>
                <w:bCs/>
                <w:color w:val="000000"/>
                <w:sz w:val="19"/>
                <w:szCs w:val="20"/>
                <w:lang w:val="en-US" w:eastAsia="en-US" w:bidi="en-US"/>
              </w:rPr>
              <w:t>priority</w:t>
            </w:r>
          </w:p>
        </w:tc>
      </w:tr>
      <w:tr>
        <w:trPr>
          <w:cantSplit w:val="true"/>
        </w:trPr>
        <w:tc>
          <w:tcPr>
            <w:tcW w:w="8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T036</w:t>
            </w:r>
          </w:p>
        </w:tc>
        <w:tc>
          <w:tcPr>
            <w:tcW w:w="140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30</w:t>
            </w:r>
          </w:p>
        </w:tc>
        <w:tc>
          <w:tcPr>
            <w:tcW w:w="83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A3</w:t>
            </w:r>
          </w:p>
        </w:tc>
        <w:tc>
          <w:tcPr>
            <w:tcW w:w="91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A1</w:t>
            </w:r>
          </w:p>
        </w:tc>
        <w:tc>
          <w:tcPr>
            <w:tcW w:w="116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20</w:t>
            </w:r>
          </w:p>
        </w:tc>
        <w:tc>
          <w:tcPr>
            <w:tcW w:w="14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20</w:t>
            </w:r>
          </w:p>
        </w:tc>
        <w:tc>
          <w:tcPr>
            <w:tcW w:w="109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787</w:t>
            </w:r>
          </w:p>
        </w:tc>
        <w:tc>
          <w:tcPr>
            <w:tcW w:w="9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1</w:t>
            </w:r>
          </w:p>
        </w:tc>
      </w:tr>
      <w:tr>
        <w:trPr>
          <w:cantSplit w:val="true"/>
        </w:trPr>
        <w:tc>
          <w:tcPr>
            <w:tcW w:w="89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T012</w:t>
            </w:r>
          </w:p>
        </w:tc>
        <w:tc>
          <w:tcPr>
            <w:tcW w:w="140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40</w:t>
            </w:r>
          </w:p>
        </w:tc>
        <w:tc>
          <w:tcPr>
            <w:tcW w:w="835"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B4</w:t>
            </w:r>
          </w:p>
        </w:tc>
        <w:tc>
          <w:tcPr>
            <w:tcW w:w="919"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B2</w:t>
            </w:r>
          </w:p>
        </w:tc>
        <w:tc>
          <w:tcPr>
            <w:tcW w:w="116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10</w:t>
            </w:r>
          </w:p>
        </w:tc>
        <w:tc>
          <w:tcPr>
            <w:tcW w:w="1416"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20</w:t>
            </w:r>
          </w:p>
        </w:tc>
        <w:tc>
          <w:tcPr>
            <w:tcW w:w="109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887</w:t>
            </w:r>
          </w:p>
        </w:tc>
        <w:tc>
          <w:tcPr>
            <w:tcW w:w="90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2</w:t>
            </w:r>
          </w:p>
        </w:tc>
      </w:tr>
      <w:tr>
        <w:trPr>
          <w:cantSplit w:val="true"/>
        </w:trPr>
        <w:tc>
          <w:tcPr>
            <w:tcW w:w="8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T016</w:t>
            </w:r>
          </w:p>
        </w:tc>
        <w:tc>
          <w:tcPr>
            <w:tcW w:w="140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40</w:t>
            </w:r>
          </w:p>
        </w:tc>
        <w:tc>
          <w:tcPr>
            <w:tcW w:w="83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B4</w:t>
            </w:r>
          </w:p>
        </w:tc>
        <w:tc>
          <w:tcPr>
            <w:tcW w:w="91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B3</w:t>
            </w:r>
          </w:p>
        </w:tc>
        <w:tc>
          <w:tcPr>
            <w:tcW w:w="116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15</w:t>
            </w:r>
          </w:p>
        </w:tc>
        <w:tc>
          <w:tcPr>
            <w:tcW w:w="14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15</w:t>
            </w:r>
          </w:p>
        </w:tc>
        <w:tc>
          <w:tcPr>
            <w:tcW w:w="109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0"/>
                <w:szCs w:val="20"/>
              </w:rPr>
            </w:pPr>
            <w:r>
              <w:rPr>
                <w:rFonts w:eastAsia="Times New Roman" w:cs="Times New Roman"/>
                <w:b w:val="false"/>
                <w:color w:val="000000"/>
                <w:sz w:val="19"/>
                <w:szCs w:val="20"/>
                <w:lang w:val="en-US" w:eastAsia="en-US" w:bidi="en-US"/>
              </w:rPr>
              <w:t>825</w:t>
            </w:r>
          </w:p>
        </w:tc>
        <w:tc>
          <w:tcPr>
            <w:tcW w:w="9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b/>
                <w:bCs/>
                <w:sz w:val="20"/>
                <w:szCs w:val="20"/>
              </w:rPr>
            </w:pPr>
            <w:r>
              <w:rPr>
                <w:rFonts w:eastAsia="Times New Roman" w:cs="Times New Roman"/>
                <w:b w:val="false"/>
                <w:color w:val="000000"/>
                <w:sz w:val="19"/>
                <w:szCs w:val="20"/>
                <w:lang w:val="en-US" w:eastAsia="en-US" w:bidi="en-US"/>
              </w:rPr>
              <w:t>3</w:t>
            </w:r>
          </w:p>
        </w:tc>
      </w:tr>
    </w:tbl>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model uses deterministic, piecewise-linear travel and battery updates. Edge travel times and loading and unloading durations are deterministic, while movement, loading, unloading, waiting, and charging continuously update SOC according to the action log; charging follows a linear rate. Task execution, intersection traversal, and each charging visit are non-preemptive. A robot consumes no energy while powered down and idle between tasks, but waiting caused by queues for the intersection or charging resources consumes energy. Automatic strategies leave a charging bay immediately after charging finishes. The four heuristic strategies automatically charge to 95%, whereas offline CP-SAT may determine a partial charging amount. The current implementation has no mechanism for interrupting a charging operation and temporarily releasing the charging bay. In manual command mode, the system instead follows the externally specified target SOC exactly and continues to occupy the charging bay after charging is complete until a leave command is received.</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Inputs Outputs and Information Availability</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Model inputs include the task table, the two-loop map and parameters for its 18 edges, initial robot SOC values, the safety threshold, the number of charging bays and charging rate, travel and resource-buffer parameters, and options such as the CP-SAT time limit, parallel worker count, and rolling horizon. Outputs include each task's robot assignment and completion result, per-robot action timelines, reservation intervals for X and the charging bays, SOC trajectories, independent validation results, and the makespan, weighted tardiness, average resource waiting time, energy consumption, utilization, and normalized objective value J. The complete JSON output also retains the tasks, configuration, map, actions, events, reservations, validation, and comparison results. CSV files can separately export tasks, schedules, events, robot states, and summary metrics for review and experimental reproduction.</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ins w:id="52" w:author="Unknown Author" w:date="2026-10-28T14:36:22Z"/>
        </w:rPr>
      </w:pPr>
      <w:del w:id="50" w:author="Unknown Author" w:date="2026-10-28T14:36:20Z">
        <w:r>
          <w:rPr>
            <w:rFonts w:eastAsia="Times New Roman" w:cs="Times New Roman"/>
            <w:b w:val="false"/>
            <w:color w:val="000000"/>
            <w:sz w:val="22"/>
            <w:szCs w:val="23"/>
            <w:lang w:val="en-US" w:eastAsia="en-US" w:bidi="en-US"/>
          </w:rPr>
          <w:delText>The four heuristic methods and offline CP-SAT can read the complete task table when solving begins, although no task may start before its release_time. They therefore serve as comparison methods under offline information. Rolling CP-SAT uses only tasks that have been released by the current time and replans periodically; actions already started before the next replanning epoch are committed, and their resource reservations remain frozen. Manual command replay is used to validate external plans: the user or an external planner explicitly specifies the robot, start time, and action, while the system only executes the commands and checks task release, path continuity, resource conflicts, and battery safety. This interface permits partial plans and unexecuted tasks, but it provides neither automatic assignment nor conflict repair and is therefore excluded from the automatic-algorithm ranking.</w:delText>
        </w:r>
      </w:del>
      <w:ins w:id="51" w:author="Unknown Author" w:date="2026-10-28T14:36:22Z">
        <w:r>
          <w:rPr>
            <w:rFonts w:eastAsia="Times New Roman" w:cs="Times New Roman"/>
            <w:b w:val="false"/>
            <w:color w:val="000000"/>
            <w:sz w:val="22"/>
            <w:szCs w:val="23"/>
            <w:lang w:val="en-US" w:eastAsia="en-US" w:bidi="en-US"/>
          </w:rPr>
          <w:t>The system supports offline scheduling, rolling-horizon scheduling, and manual command replay. In offline scheduling, heuristic methods and CP-SAT have access to the complete task list, although tasks cannot begin before their release times. In contrast, rolling-horizon CP-SAT periodically replans using only released tasks while preserving previously committed operations and resource reservations. Manual command replay executes and validates externally specified plans without performing automatic task assignment or conflict resolution. It is therefore excluded from comparisons between automatic scheduling methods.</w:t>
        </w:r>
      </w:ins>
    </w:p>
    <w:p>
      <w:pPr>
        <w:pStyle w:val="normal1"/>
        <w:widowControl/>
        <w:snapToGrid w:val="false"/>
        <w:spacing w:lineRule="auto" w:line="259" w:before="0" w:after="80"/>
        <w:ind w:hanging="0" w:start="0" w:end="0"/>
        <w:jc w:val="both"/>
        <w:rPr>
          <w:rFonts w:ascii="Cambria" w:hAnsi="Cambria" w:eastAsia="Cambria" w:cs="Cambria"/>
          <w:sz w:val="23"/>
          <w:szCs w:val="23"/>
        </w:rPr>
      </w:pPr>
      <w:r>
        <w:rPr/>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del w:id="54" w:author="Unknown Author" w:date="2026-10-28T14:41:42Z"/>
        </w:rPr>
      </w:pPr>
      <w:del w:id="53" w:author="Unknown Author" w:date="2026-10-28T14:41:42Z">
        <w:r>
          <w:rPr>
            <w:rFonts w:eastAsia="Times New Roman" w:cs="Times New Roman"/>
            <w:b/>
            <w:color w:val="000000"/>
            <w:sz w:val="23"/>
            <w:lang w:val="en-US" w:eastAsia="en-US" w:bidi="en-US"/>
          </w:rPr>
          <w:delText>System Scope and Assumptions</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del w:id="56" w:author="Unknown Author" w:date="2026-10-28T14:41:42Z"/>
        </w:rPr>
      </w:pPr>
      <w:del w:id="55" w:author="Unknown Author" w:date="2026-10-28T14:41:42Z">
        <w:r>
          <w:rPr>
            <w:rFonts w:eastAsia="Times New Roman" w:cs="Times New Roman"/>
            <w:b w:val="false"/>
            <w:color w:val="000000"/>
            <w:sz w:val="22"/>
            <w:lang w:val="en-US" w:eastAsia="en-US" w:bidi="en-US"/>
          </w:rPr>
          <w:delText>The system has four robots, two directed loops, one shared intersection, and up to two charging bays. Each task is an independent pickup-and-delivery order on one loop. The implementation accepts up to 200 tasks, and the benchmark experiments mainly use seeded synthetic instances of 20, 40, or 60 tasks. The model combines completion time, priority-weighted tardiness, resource waiting, and consumption in objective J. It tracks movement, handling, queueing, and linear charging explicitly; the heuristics normally target 95% SOC and CP-SAT may choose partial charging.</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del w:id="57" w:author="Unknown Author" w:date="2026-10-28T14:41:42Z">
        <w:r>
          <w:rPr>
            <w:rFonts w:eastAsia="Times New Roman" w:cs="Times New Roman"/>
            <w:b w:val="false"/>
            <w:color w:val="000000"/>
            <w:sz w:val="22"/>
            <w:lang w:val="en-US" w:eastAsia="en-US" w:bidi="en-US"/>
          </w:rPr>
          <w:delText>The fixed topology permits direct checks of task precedence, resource reservations, SOC, and solver decoding. Nonlinear charging, multiple intersections, variable fleet size, ordinary-edge mutual exclusion, continuous kinematics, and obstacle avoidance are outside the implementation. Robots need not return to a designated origin after the last delivery. Terminal reserve preserves energy for later charging access and is not a mandatory physical return. The conclusions are limited to the stated synthetic workloads and modeled resources.</w:delText>
        </w:r>
      </w:del>
      <w:ins w:id="58" w:author="Unknown Author" w:date="2026-10-28T14:42:05Z">
        <w:r>
          <w:rPr>
            <w:rFonts w:eastAsia="Cambria" w:cs="Cambria" w:ascii="Cambria" w:hAnsi="Cambria"/>
            <w:b w:val="false"/>
            <w:color w:val="000000"/>
            <w:sz w:val="23"/>
            <w:szCs w:val="23"/>
            <w:lang w:val="en-US" w:eastAsia="en-US" w:bidi="en-US"/>
          </w:rPr>
          <w:commentReference w:id="1"/>
        </w:r>
      </w:ins>
    </w:p>
    <w:p>
      <w:pPr>
        <w:pStyle w:val="Heading1"/>
        <w:keepNext w:val="true"/>
        <w:keepLines/>
        <w:pageBreakBefore w:val="false"/>
        <w:widowControl/>
        <w:snapToGrid w:val="false"/>
        <w:spacing w:lineRule="auto" w:line="259" w:before="160" w:after="80"/>
        <w:ind w:hanging="0" w:start="0" w:end="0"/>
        <w:jc w:val="start"/>
        <w:rPr>
          <w:rFonts w:ascii="Calibri" w:hAnsi="Calibri" w:eastAsia="Calibri" w:cs="Calibri"/>
          <w:b/>
          <w:bCs/>
          <w:sz w:val="30"/>
          <w:szCs w:val="30"/>
        </w:rPr>
      </w:pPr>
      <w:r>
        <w:rPr>
          <w:rFonts w:eastAsia="Times New Roman" w:cs="Times New Roman"/>
          <w:b/>
          <w:bCs/>
          <w:color w:val="000000"/>
          <w:sz w:val="28"/>
          <w:szCs w:val="30"/>
          <w:lang w:val="en-US" w:eastAsia="en-US" w:bidi="en-US"/>
        </w:rPr>
        <w:t>4 Mathematical Formulation</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This project schedules tasks, intersection access, and charging for four robots on two fixed directed loops. R1/R2 serve A and R3/R4 serve B. Each task stays within one loop, and each robot carries one task at a time. X and charging bays are exclusive resources; ordinary loop edges are not. The model checks resource conflicts and optimizes assignment and timing on fixed routes, without geometric collision avoidance. Each task follows empty travel, loading, loaded travel, and unloading. Once started, a task is not preempted; charging is also continuous.</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Sets Parameters and Decision Variables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Tables 4.1 and 4.2 define the notation. Times are in seconds; SOC and energy are in battery percentage points. Index 0 denotes the dummy initial vertex.</w:t>
      </w:r>
    </w:p>
    <w:p>
      <w:pPr>
        <w:pStyle w:val="normal1"/>
        <w:keepNext w:val="true"/>
        <w:keepLines w:val="false"/>
        <w:pageBreakBefore w:val="false"/>
        <w:widowControl/>
        <w:snapToGrid w:val="false"/>
        <w:spacing w:lineRule="auto" w:line="259" w:before="0" w:after="80"/>
        <w:ind w:hanging="0" w:start="0" w:end="0"/>
        <w:jc w:val="start"/>
        <w:rPr>
          <w:rFonts w:ascii="Calibri" w:hAnsi="Calibri" w:eastAsia="Calibri" w:cs="Calibri"/>
          <w:sz w:val="19"/>
          <w:szCs w:val="19"/>
        </w:rPr>
      </w:pPr>
      <w:r>
        <w:rPr>
          <w:rFonts w:eastAsia="Times New Roman" w:cs="Times New Roman"/>
          <w:b w:val="false"/>
          <w:color w:val="000000"/>
          <w:sz w:val="19"/>
          <w:szCs w:val="19"/>
          <w:lang w:val="en-US" w:eastAsia="en-US" w:bidi="en-US"/>
        </w:rPr>
        <w:t>Table 4.1 Sets and Parameters</w:t>
      </w:r>
    </w:p>
    <w:tbl>
      <w:tblPr>
        <w:tblW w:w="9638" w:type="dxa"/>
        <w:jc w:val="start"/>
        <w:tblInd w:w="-95" w:type="dxa"/>
        <w:tblLayout w:type="fixed"/>
        <w:tblCellMar>
          <w:top w:w="65" w:type="dxa"/>
          <w:start w:w="85" w:type="dxa"/>
          <w:bottom w:w="65" w:type="dxa"/>
          <w:end w:w="85" w:type="dxa"/>
        </w:tblCellMar>
      </w:tblPr>
      <w:tblGrid>
        <w:gridCol w:w="3287"/>
        <w:gridCol w:w="6351"/>
      </w:tblGrid>
      <w:tr>
        <w:trPr>
          <w:tblHeader w:val="true"/>
          <w:cantSplit w:val="true"/>
        </w:trPr>
        <w:tc>
          <w:tcPr>
            <w:tcW w:w="3287"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Notation</w:t>
            </w:r>
          </w:p>
        </w:tc>
        <w:tc>
          <w:tcPr>
            <w:tcW w:w="6351"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Meaning</w:t>
            </w:r>
          </w:p>
        </w:tc>
      </w:tr>
      <w:tr>
        <w:trPr>
          <w:cantSplit w:val="true"/>
        </w:trPr>
        <w:tc>
          <w:tcPr>
            <w:tcW w:w="328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r>
                  <m:t xml:space="preserve">I</m:t>
                </m:r>
                <m:r>
                  <m:t xml:space="preserve">,</m:t>
                </m:r>
                <m:r>
                  <m:t xml:space="preserve">K</m:t>
                </m:r>
                <m:r>
                  <m:t xml:space="preserve">,</m:t>
                </m:r>
                <m:sSub>
                  <m:e>
                    <m:r>
                      <m:t xml:space="preserve">K</m:t>
                    </m:r>
                  </m:e>
                  <m:sub>
                    <m:r>
                      <m:t xml:space="preserve">i</m:t>
                    </m:r>
                  </m:sub>
                </m:sSub>
              </m:oMath>
            </m:oMathPara>
          </w:p>
        </w:tc>
        <w:tc>
          <w:tcPr>
            <w:tcW w:w="635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Tasks, robots, and robots compatible with task i</w:t>
            </w:r>
          </w:p>
        </w:tc>
      </w:tr>
      <w:tr>
        <w:trPr>
          <w:cantSplit w:val="true"/>
        </w:trPr>
        <w:tc>
          <w:tcPr>
            <w:tcW w:w="328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r>
                  <m:t xml:space="preserve">P</m:t>
                </m:r>
                <m:r>
                  <m:t xml:space="preserve">,</m:t>
                </m:r>
                <m:sSub>
                  <m:e>
                    <m:r>
                      <m:t xml:space="preserve">Q</m:t>
                    </m:r>
                  </m:e>
                  <m:sub>
                    <m:r>
                      <m:t xml:space="preserve">k</m:t>
                    </m:r>
                  </m:sub>
                </m:sSub>
              </m:oMath>
            </m:oMathPara>
          </w:p>
        </w:tc>
        <w:tc>
          <w:tcPr>
            <w:tcW w:w="635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Enabled charging bays and candidate charging visits of robot k</w:t>
            </w:r>
          </w:p>
        </w:tc>
      </w:tr>
      <w:tr>
        <w:trPr>
          <w:cantSplit w:val="true"/>
        </w:trPr>
        <w:tc>
          <w:tcPr>
            <w:tcW w:w="328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b>
                  <m:e>
                    <m:r>
                      <m:t xml:space="preserve">r</m:t>
                    </m:r>
                  </m:e>
                  <m:sub>
                    <m:r>
                      <m:t xml:space="preserve">i</m:t>
                    </m:r>
                  </m:sub>
                </m:sSub>
                <m:r>
                  <m:t xml:space="preserve">,</m:t>
                </m:r>
                <m:sSub>
                  <m:e>
                    <m:r>
                      <m:t xml:space="preserve">d</m:t>
                    </m:r>
                  </m:e>
                  <m:sub>
                    <m:r>
                      <m:t xml:space="preserve">i</m:t>
                    </m:r>
                  </m:sub>
                </m:sSub>
                <m:r>
                  <m:t xml:space="preserve">,</m:t>
                </m:r>
                <m:sSub>
                  <m:e>
                    <m:r>
                      <m:t xml:space="preserve">p</m:t>
                    </m:r>
                  </m:e>
                  <m:sub>
                    <m:r>
                      <m:t xml:space="preserve">i</m:t>
                    </m:r>
                  </m:sub>
                </m:sSub>
              </m:oMath>
            </m:oMathPara>
          </w:p>
        </w:tc>
        <w:tc>
          <w:tcPr>
            <w:tcW w:w="635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Release time, due time, and task priority</w:t>
            </w:r>
          </w:p>
        </w:tc>
      </w:tr>
      <w:tr>
        <w:trPr>
          <w:cantSplit w:val="true"/>
        </w:trPr>
        <w:tc>
          <w:tcPr>
            <w:tcW w:w="328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b>
                  <m:e>
                    <m:r>
                      <m:t xml:space="preserve">L</m:t>
                    </m:r>
                  </m:e>
                  <m:sub>
                    <m:r>
                      <m:t xml:space="preserve">i</m:t>
                    </m:r>
                  </m:sub>
                </m:sSub>
                <m:r>
                  <m:t xml:space="preserve">,</m:t>
                </m:r>
                <m:sSub>
                  <m:e>
                    <m:r>
                      <m:t xml:space="preserve">U</m:t>
                    </m:r>
                  </m:e>
                  <m:sub>
                    <m:r>
                      <m:t xml:space="preserve">i</m:t>
                    </m:r>
                  </m:sub>
                </m:sSub>
                <m:r>
                  <m:t xml:space="preserve">,</m:t>
                </m:r>
                <m:sSub>
                  <m:e>
                    <m:r>
                      <m:t xml:space="preserve">g</m:t>
                    </m:r>
                  </m:e>
                  <m:sub>
                    <m:r>
                      <m:t xml:space="preserve">h</m:t>
                    </m:r>
                  </m:sub>
                </m:sSub>
              </m:oMath>
            </m:oMathPara>
          </w:p>
        </w:tc>
        <w:tc>
          <w:tcPr>
            <w:tcW w:w="635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Loading and unloading times, and SOC consumption per handling operation</w:t>
            </w:r>
          </w:p>
        </w:tc>
      </w:tr>
      <w:tr>
        <w:trPr>
          <w:cantSplit w:val="true"/>
        </w:trPr>
        <w:tc>
          <w:tcPr>
            <w:tcW w:w="328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b>
                  <m:e>
                    <m:r>
                      <m:t xml:space="preserve">τ</m:t>
                    </m:r>
                  </m:e>
                  <m:sub>
                    <m:r>
                      <m:t xml:space="preserve">uv</m:t>
                    </m:r>
                  </m:sub>
                </m:sSub>
                <m:r>
                  <m:t xml:space="preserve">,</m:t>
                </m:r>
                <m:sSub>
                  <m:e>
                    <m:r>
                      <m:t xml:space="preserve">g</m:t>
                    </m:r>
                  </m:e>
                  <m:sub>
                    <m:r>
                      <m:t xml:space="preserve">uv</m:t>
                    </m:r>
                  </m:sub>
                </m:sSub>
              </m:oMath>
            </m:oMathPara>
          </w:p>
        </w:tc>
        <w:tc>
          <w:tcPr>
            <w:tcW w:w="635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Travel time and SOC consumption on directed edge (u,v)</w:t>
            </w:r>
          </w:p>
        </w:tc>
      </w:tr>
      <w:tr>
        <w:trPr>
          <w:cantSplit w:val="true"/>
        </w:trPr>
        <w:tc>
          <w:tcPr>
            <w:tcW w:w="328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b>
                  <m:e>
                    <m:r>
                      <m:t xml:space="preserve">ρ</m:t>
                    </m:r>
                  </m:e>
                  <m:sub>
                    <m:r>
                      <m:t xml:space="preserve">w</m:t>
                    </m:r>
                  </m:sub>
                </m:sSub>
                <m:r>
                  <m:t xml:space="preserve">,</m:t>
                </m:r>
                <m:sSub>
                  <m:e>
                    <m:r>
                      <m:t xml:space="preserve">ρ</m:t>
                    </m:r>
                  </m:e>
                  <m:sub>
                    <m:r>
                      <m:t xml:space="preserve">c</m:t>
                    </m:r>
                  </m:sub>
                </m:sSub>
              </m:oMath>
            </m:oMathPara>
          </w:p>
        </w:tc>
        <w:tc>
          <w:tcPr>
            <w:tcW w:w="635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Queueing drain and charging rate in SOC percentage points per second</w:t>
            </w:r>
          </w:p>
        </w:tc>
      </w:tr>
      <w:tr>
        <w:trPr>
          <w:cantSplit w:val="true"/>
        </w:trPr>
        <w:tc>
          <w:tcPr>
            <w:tcW w:w="328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b>
                  <m:e>
                    <m:r>
                      <m:t xml:space="preserve">S</m:t>
                    </m:r>
                  </m:e>
                  <m:sub>
                    <m:r>
                      <m:t xml:space="preserve">min</m:t>
                    </m:r>
                  </m:sub>
                </m:sSub>
                <m:r>
                  <m:t xml:space="preserve">,</m:t>
                </m:r>
                <m:r>
                  <m:t xml:space="preserve">β</m:t>
                </m:r>
                <m:r>
                  <m:t xml:space="preserve">,</m:t>
                </m:r>
                <m:r>
                  <m:t xml:space="preserve">δ</m:t>
                </m:r>
              </m:oMath>
            </m:oMathPara>
          </w:p>
        </w:tc>
        <w:tc>
          <w:tcPr>
            <w:tcW w:w="635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Safety SOC floor, buffer parameter, and crossing clearance; delta equals twice beta</w:t>
            </w:r>
          </w:p>
        </w:tc>
      </w:tr>
      <w:tr>
        <w:trPr>
          <w:cantSplit w:val="true"/>
        </w:trPr>
        <w:tc>
          <w:tcPr>
            <w:tcW w:w="328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b>
                  <m:e>
                    <m:sSup>
                      <m:e>
                        <m:r>
                          <m:t xml:space="preserve">R</m:t>
                        </m:r>
                      </m:e>
                      <m:sup/>
                    </m:sSup>
                  </m:e>
                  <m:sub>
                    <m:r>
                      <m:t xml:space="preserve">C</m:t>
                    </m:r>
                  </m:sub>
                </m:sSub>
                <m:r>
                  <m:t xml:space="preserve">,</m:t>
                </m:r>
                <m:sSub>
                  <m:e>
                    <m:sSup>
                      <m:e>
                        <m:r>
                          <m:t xml:space="preserve">R</m:t>
                        </m:r>
                      </m:e>
                      <m:sup/>
                    </m:sSup>
                  </m:e>
                  <m:sub>
                    <m:r>
                      <m:t xml:space="preserve">T</m:t>
                    </m:r>
                  </m:sub>
                </m:sSub>
                <m:r>
                  <m:t xml:space="preserve">,</m:t>
                </m:r>
                <m:sSub>
                  <m:e>
                    <m:sSup>
                      <m:e>
                        <m:r>
                          <m:t xml:space="preserve">R</m:t>
                        </m:r>
                      </m:e>
                      <m:sup/>
                    </m:sSup>
                  </m:e>
                  <m:sub>
                    <m:r>
                      <m:t xml:space="preserve">W</m:t>
                    </m:r>
                  </m:sub>
                </m:sSub>
                <m:r>
                  <m:t xml:space="preserve">,</m:t>
                </m:r>
                <m:sSub>
                  <m:e>
                    <m:sSup>
                      <m:e>
                        <m:r>
                          <m:t xml:space="preserve">R</m:t>
                        </m:r>
                      </m:e>
                      <m:sup/>
                    </m:sSup>
                  </m:e>
                  <m:sub>
                    <m:r>
                      <m:t xml:space="preserve">E</m:t>
                    </m:r>
                  </m:sub>
                </m:sSub>
              </m:oMath>
            </m:oMathPara>
          </w:p>
        </w:tc>
        <w:tc>
          <w:tcPr>
            <w:tcW w:w="635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Normalization references for makespan, weighted tardiness, waiting, and energy</w:t>
            </w:r>
          </w:p>
        </w:tc>
      </w:tr>
    </w:tbl>
    <w:p>
      <w:pPr>
        <w:pStyle w:val="normal1"/>
        <w:keepNext w:val="true"/>
        <w:keepLines w:val="false"/>
        <w:pageBreakBefore w:val="false"/>
        <w:widowControl/>
        <w:snapToGrid w:val="false"/>
        <w:spacing w:lineRule="auto" w:line="259" w:before="0" w:after="80"/>
        <w:ind w:hanging="0" w:start="0" w:end="0"/>
        <w:jc w:val="start"/>
        <w:rPr>
          <w:rFonts w:ascii="Calibri" w:hAnsi="Calibri" w:eastAsia="Calibri" w:cs="Calibri"/>
          <w:sz w:val="19"/>
          <w:szCs w:val="19"/>
        </w:rPr>
      </w:pPr>
      <w:r>
        <w:rPr>
          <w:rFonts w:eastAsia="Times New Roman" w:cs="Times New Roman"/>
          <w:b w:val="false"/>
          <w:color w:val="000000"/>
          <w:sz w:val="19"/>
          <w:szCs w:val="19"/>
          <w:lang w:val="en-US" w:eastAsia="en-US" w:bidi="en-US"/>
        </w:rPr>
        <w:t>Table 4.2 Decision Variables</w:t>
      </w:r>
    </w:p>
    <w:tbl>
      <w:tblPr>
        <w:tblW w:w="9638" w:type="dxa"/>
        <w:jc w:val="start"/>
        <w:tblInd w:w="-95" w:type="dxa"/>
        <w:tblLayout w:type="fixed"/>
        <w:tblCellMar>
          <w:top w:w="65" w:type="dxa"/>
          <w:start w:w="85" w:type="dxa"/>
          <w:bottom w:w="65" w:type="dxa"/>
          <w:end w:w="85" w:type="dxa"/>
        </w:tblCellMar>
      </w:tblPr>
      <w:tblGrid>
        <w:gridCol w:w="2154"/>
        <w:gridCol w:w="2834"/>
        <w:gridCol w:w="4650"/>
      </w:tblGrid>
      <w:tr>
        <w:trPr>
          <w:tblHeader w:val="true"/>
          <w:cantSplit w:val="true"/>
        </w:trPr>
        <w:tc>
          <w:tcPr>
            <w:tcW w:w="2154"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Group</w:t>
            </w:r>
          </w:p>
        </w:tc>
        <w:tc>
          <w:tcPr>
            <w:tcW w:w="2834"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Notation</w:t>
            </w:r>
          </w:p>
        </w:tc>
        <w:tc>
          <w:tcPr>
            <w:tcW w:w="4650"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Meaning</w:t>
            </w:r>
          </w:p>
        </w:tc>
      </w:tr>
      <w:tr>
        <w:trPr>
          <w:cantSplit w:val="true"/>
        </w:trPr>
        <w:tc>
          <w:tcPr>
            <w:tcW w:w="215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Assignment and order</w:t>
            </w:r>
          </w:p>
        </w:tc>
        <w:tc>
          <w:tcPr>
            <w:tcW w:w="283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b>
                  <m:e>
                    <m:r>
                      <m:t xml:space="preserve">x</m:t>
                    </m:r>
                  </m:e>
                  <m:sub>
                    <m:r>
                      <m:t xml:space="preserve">ik</m:t>
                    </m:r>
                  </m:sub>
                </m:sSub>
                <m:r>
                  <m:t xml:space="preserve">,</m:t>
                </m:r>
                <m:sSub>
                  <m:e>
                    <m:r>
                      <m:t xml:space="preserve">a</m:t>
                    </m:r>
                  </m:e>
                  <m:sub>
                    <m:r>
                      <m:t xml:space="preserve">kab</m:t>
                    </m:r>
                  </m:sub>
                </m:sSub>
              </m:oMath>
            </m:oMathPara>
          </w:p>
        </w:tc>
        <w:tc>
          <w:tcPr>
            <w:tcW w:w="46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Binary task assignment and arc selecting visit b after a for robot k</w:t>
            </w:r>
          </w:p>
        </w:tc>
      </w:tr>
      <w:tr>
        <w:trPr>
          <w:cantSplit w:val="true"/>
        </w:trPr>
        <w:tc>
          <w:tcPr>
            <w:tcW w:w="215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Task and visit times</w:t>
            </w:r>
          </w:p>
        </w:tc>
        <w:tc>
          <w:tcPr>
            <w:tcW w:w="283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b>
                  <m:e>
                    <m:r>
                      <m:t xml:space="preserve">s</m:t>
                    </m:r>
                  </m:e>
                  <m:sub>
                    <m:r>
                      <m:t xml:space="preserve">i</m:t>
                    </m:r>
                  </m:sub>
                </m:sSub>
                <m:r>
                  <m:t xml:space="preserve">,</m:t>
                </m:r>
                <m:sSub>
                  <m:e>
                    <m:r>
                      <m:t xml:space="preserve">c</m:t>
                    </m:r>
                  </m:e>
                  <m:sub>
                    <m:r>
                      <m:t xml:space="preserve">i</m:t>
                    </m:r>
                  </m:sub>
                </m:sSub>
                <m:r>
                  <m:t xml:space="preserve">,</m:t>
                </m:r>
                <m:sSub>
                  <m:e>
                    <m:r>
                      <m:t xml:space="preserve">s</m:t>
                    </m:r>
                  </m:e>
                  <m:sub>
                    <m:r>
                      <m:t xml:space="preserve">kn</m:t>
                    </m:r>
                  </m:sub>
                </m:sSub>
                <m:r>
                  <m:t xml:space="preserve">,</m:t>
                </m:r>
                <m:sSub>
                  <m:e>
                    <m:r>
                      <m:t xml:space="preserve">f</m:t>
                    </m:r>
                  </m:e>
                  <m:sub>
                    <m:r>
                      <m:t xml:space="preserve">kn</m:t>
                    </m:r>
                  </m:sub>
                </m:sSub>
              </m:oMath>
            </m:oMathPara>
          </w:p>
        </w:tc>
        <w:tc>
          <w:tcPr>
            <w:tcW w:w="465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Task start and delivery completion; start and finish of visit n by robot k</w:t>
            </w:r>
          </w:p>
        </w:tc>
      </w:tr>
      <w:tr>
        <w:trPr>
          <w:cantSplit w:val="true"/>
        </w:trPr>
        <w:tc>
          <w:tcPr>
            <w:tcW w:w="215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Tardiness and makespan</w:t>
            </w:r>
          </w:p>
        </w:tc>
        <w:tc>
          <w:tcPr>
            <w:tcW w:w="283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b>
                  <m:e>
                    <m:r>
                      <m:t xml:space="preserve">T</m:t>
                    </m:r>
                  </m:e>
                  <m:sub>
                    <m:r>
                      <m:t xml:space="preserve">i</m:t>
                    </m:r>
                  </m:sub>
                </m:sSub>
                <m:r>
                  <m:t xml:space="preserve">,</m:t>
                </m:r>
                <m:sSub>
                  <m:e>
                    <m:r>
                      <m:t xml:space="preserve">C</m:t>
                    </m:r>
                  </m:e>
                  <m:sub>
                    <m:r>
                      <m:t xml:space="preserve">max</m:t>
                    </m:r>
                  </m:sub>
                </m:sSub>
              </m:oMath>
            </m:oMathPara>
          </w:p>
        </w:tc>
        <w:tc>
          <w:tcPr>
            <w:tcW w:w="46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Task tardiness and the last delivery completion time</w:t>
            </w:r>
          </w:p>
        </w:tc>
      </w:tr>
      <w:tr>
        <w:trPr>
          <w:cantSplit w:val="true"/>
        </w:trPr>
        <w:tc>
          <w:tcPr>
            <w:tcW w:w="215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Crossing reservations</w:t>
            </w:r>
          </w:p>
        </w:tc>
        <w:tc>
          <w:tcPr>
            <w:tcW w:w="283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b>
                  <m:e>
                    <m:r>
                      <m:t xml:space="preserve">e</m:t>
                    </m:r>
                  </m:e>
                  <m:sub>
                    <m:r>
                      <m:t xml:space="preserve">kr</m:t>
                    </m:r>
                  </m:sub>
                </m:sSub>
                <m:r>
                  <m:t xml:space="preserve">,</m:t>
                </m:r>
                <m:sSub>
                  <m:e>
                    <m:r>
                      <m:t xml:space="preserve">l</m:t>
                    </m:r>
                  </m:e>
                  <m:sub>
                    <m:r>
                      <m:t xml:space="preserve">kr</m:t>
                    </m:r>
                  </m:sub>
                </m:sSub>
                <m:r>
                  <m:t xml:space="preserve">,</m:t>
                </m:r>
                <m:sSub>
                  <m:e>
                    <m:r>
                      <m:t xml:space="preserve">w</m:t>
                    </m:r>
                  </m:e>
                  <m:sub>
                    <m:r>
                      <m:t xml:space="preserve">kr</m:t>
                    </m:r>
                  </m:sub>
                </m:sSub>
              </m:oMath>
            </m:oMathPara>
          </w:p>
        </w:tc>
        <w:tc>
          <w:tcPr>
            <w:tcW w:w="465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Crossing entry, exit, and preceding queue duration</w:t>
            </w:r>
          </w:p>
        </w:tc>
      </w:tr>
      <w:tr>
        <w:trPr>
          <w:cantSplit w:val="true"/>
        </w:trPr>
        <w:tc>
          <w:tcPr>
            <w:tcW w:w="215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Charging decisions</w:t>
            </w:r>
          </w:p>
        </w:tc>
        <w:tc>
          <w:tcPr>
            <w:tcW w:w="283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b>
                  <m:e>
                    <m:r>
                      <m:t xml:space="preserve">y</m:t>
                    </m:r>
                  </m:e>
                  <m:sub>
                    <m:r>
                      <m:t xml:space="preserve">kq</m:t>
                    </m:r>
                  </m:sub>
                </m:sSub>
                <m:r>
                  <m:t xml:space="preserve">,</m:t>
                </m:r>
                <m:sSub>
                  <m:e>
                    <m:r>
                      <m:t xml:space="preserve">b</m:t>
                    </m:r>
                  </m:e>
                  <m:sub>
                    <m:r>
                      <m:t xml:space="preserve">kqp</m:t>
                    </m:r>
                  </m:sub>
                </m:sSub>
                <m:r>
                  <m:t xml:space="preserve">,</m:t>
                </m:r>
                <m:sSub>
                  <m:e>
                    <m:r>
                      <m:t xml:space="preserve">u</m:t>
                    </m:r>
                  </m:e>
                  <m:sub>
                    <m:r>
                      <m:t xml:space="preserve">kq</m:t>
                    </m:r>
                  </m:sub>
                </m:sSub>
                <m:r>
                  <m:t xml:space="preserve">,</m:t>
                </m:r>
                <m:sSub>
                  <m:e>
                    <m:r>
                      <m:t xml:space="preserve">D</m:t>
                    </m:r>
                  </m:e>
                  <m:sub>
                    <m:r>
                      <m:t xml:space="preserve">kq</m:t>
                    </m:r>
                  </m:sub>
                </m:sSub>
              </m:oMath>
            </m:oMathPara>
          </w:p>
        </w:tc>
        <w:tc>
          <w:tcPr>
            <w:tcW w:w="46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Charging visit activation, bay selection, start time, and duration</w:t>
            </w:r>
          </w:p>
        </w:tc>
      </w:tr>
      <w:tr>
        <w:trPr>
          <w:cantSplit w:val="true"/>
        </w:trPr>
        <w:tc>
          <w:tcPr>
            <w:tcW w:w="215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Battery state</w:t>
            </w:r>
          </w:p>
        </w:tc>
        <w:tc>
          <w:tcPr>
            <w:tcW w:w="283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p>
                  <m:e>
                    <m:r>
                      <m:t xml:space="preserve">S</m:t>
                    </m:r>
                  </m:e>
                  <m:sup>
                    <m:r>
                      <m:t xml:space="preserve">H</m:t>
                    </m:r>
                  </m:sup>
                </m:sSup>
                <m:r>
                  <m:t xml:space="preserve">,</m:t>
                </m:r>
                <m:sSup>
                  <m:e>
                    <m:r>
                      <m:t xml:space="preserve">S</m:t>
                    </m:r>
                  </m:e>
                  <m:sup>
                    <m:r>
                      <m:t xml:space="preserve">−</m:t>
                    </m:r>
                  </m:sup>
                </m:sSup>
                <m:r>
                  <m:t xml:space="preserve">,</m:t>
                </m:r>
                <m:sSup>
                  <m:e>
                    <m:r>
                      <m:t xml:space="preserve">S</m:t>
                    </m:r>
                  </m:e>
                  <m:sup>
                    <m:r>
                      <m:t xml:space="preserve">+</m:t>
                    </m:r>
                  </m:sup>
                </m:sSup>
              </m:oMath>
            </m:oMathPara>
          </w:p>
        </w:tc>
        <w:tc>
          <w:tcPr>
            <w:tcW w:w="465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SOC at H, before charging, and after charging</w:t>
            </w:r>
          </w:p>
        </w:tc>
      </w:tr>
      <w:tr>
        <w:trPr>
          <w:cantSplit w:val="true"/>
        </w:trPr>
        <w:tc>
          <w:tcPr>
            <w:tcW w:w="215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Waiting and energy</w:t>
            </w:r>
          </w:p>
        </w:tc>
        <w:tc>
          <w:tcPr>
            <w:tcW w:w="283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
            <m:oMathPara xmlns:m="http://schemas.openxmlformats.org/officeDocument/2006/math">
              <m:oMathParaPr>
                <m:jc m:val="left"/>
              </m:oMathParaPr>
              <m:oMath>
                <m:sSup>
                  <m:e>
                    <m:r>
                      <m:t xml:space="preserve">w</m:t>
                    </m:r>
                  </m:e>
                  <m:sup>
                    <m:r>
                      <m:t xml:space="preserve">C</m:t>
                    </m:r>
                  </m:sup>
                </m:sSup>
                <m:r>
                  <m:t xml:space="preserve">,</m:t>
                </m:r>
                <m:sSub>
                  <m:e>
                    <m:r>
                      <m:t xml:space="preserve">W</m:t>
                    </m:r>
                  </m:e>
                  <m:sub>
                    <m:r>
                      <m:t xml:space="preserve">X</m:t>
                    </m:r>
                  </m:sub>
                </m:sSub>
                <m:r>
                  <m:t xml:space="preserve">,</m:t>
                </m:r>
                <m:sSub>
                  <m:e>
                    <m:r>
                      <m:t xml:space="preserve">W</m:t>
                    </m:r>
                  </m:e>
                  <m:sub>
                    <m:r>
                      <m:t xml:space="preserve">C</m:t>
                    </m:r>
                  </m:sub>
                </m:sSub>
                <m:r>
                  <m:t xml:space="preserve">,</m:t>
                </m:r>
                <m:r>
                  <m:t xml:space="preserve">E</m:t>
                </m:r>
              </m:oMath>
            </m:oMathPara>
          </w:p>
        </w:tc>
        <w:tc>
          <w:tcPr>
            <w:tcW w:w="46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Charging queue duration, total crossing/charging queues, and positive SOC consumption</w:t>
            </w:r>
          </w:p>
        </w:tc>
      </w:tr>
    </w:tbl>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Assignment and Temporal Constraints</w:t>
      </w:r>
    </w:p>
    <w:p>
      <w:pPr>
        <w:pStyle w:val="normal1"/>
        <w:keepNext w:val="false"/>
        <w:keepLines w:val="false"/>
        <w:pageBreakBefore w:val="false"/>
        <w:widowControl/>
        <w:tabs>
          <w:tab w:val="clear" w:pos="720"/>
          <w:tab w:val="center" w:pos="4535" w:leader="none"/>
          <w:tab w:val="right" w:pos="9638" w:leader="none"/>
        </w:tabs>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Each robot orders its assigned tasks and optional charging visits using AddCircuit through a dummy initial vertex. A task vertex is active exactly when assigned; a charge vertex is active when enabled. Absent vertices use self-loops, and a dummy self-loop permits an unused robot. Assignment, arc, activation, and bay variables are binary. Selected arcs impose</w:t>
        <w:br/>
        <w:tab/>
      </w:r>
      <w:r>
        <w:rPr/>
      </w:r>
      <m:oMath xmlns:m="http://schemas.openxmlformats.org/officeDocument/2006/math">
        <m:nary>
          <m:naryPr>
            <m:chr m:val="∑"/>
          </m:naryPr>
          <m:sub>
            <m:r>
              <m:t xml:space="preserve">k</m:t>
            </m:r>
            <m:r>
              <m:t xml:space="preserve">∈</m:t>
            </m:r>
            <m:sSub>
              <m:e>
                <m:r>
                  <m:t xml:space="preserve">K</m:t>
                </m:r>
              </m:e>
              <m:sub>
                <m:r>
                  <m:t xml:space="preserve">i</m:t>
                </m:r>
              </m:sub>
            </m:sSub>
          </m:sub>
          <m:sup/>
          <m:e>
            <m:sSub>
              <m:e>
                <m:r>
                  <m:t xml:space="preserve">x</m:t>
                </m:r>
              </m:e>
              <m:sub>
                <m:r>
                  <m:t xml:space="preserve">ik</m:t>
                </m:r>
              </m:sub>
            </m:sSub>
            <m:r>
              <m:t xml:space="preserve">=</m:t>
            </m:r>
            <m:r>
              <m:t xml:space="preserve">1</m:t>
            </m:r>
            <m:r>
              <m:t xml:space="preserve">,</m:t>
            </m:r>
            <m:sSub>
              <m:e>
                <m:r>
                  <m:t xml:space="preserve">s</m:t>
                </m:r>
              </m:e>
              <m:sub>
                <m:r>
                  <m:t xml:space="preserve">i</m:t>
                </m:r>
              </m:sub>
            </m:sSub>
            <m:r>
              <m:t xml:space="preserve">≥</m:t>
            </m:r>
            <m:sSub>
              <m:e>
                <m:r>
                  <m:t xml:space="preserve">r</m:t>
                </m:r>
              </m:e>
              <m:sub>
                <m:r>
                  <m:t xml:space="preserve">i</m:t>
                </m:r>
              </m:sub>
            </m:sSub>
            <m:r>
              <m:t xml:space="preserve">,</m:t>
            </m:r>
            <m:sSub>
              <m:e>
                <m:r>
                  <m:t xml:space="preserve">a</m:t>
                </m:r>
              </m:e>
              <m:sub>
                <m:r>
                  <m:t xml:space="preserve">kab</m:t>
                </m:r>
              </m:sub>
            </m:sSub>
            <m:r>
              <m:t xml:space="preserve">=</m:t>
            </m:r>
            <m:r>
              <m:t xml:space="preserve">1</m:t>
            </m:r>
            <m:r>
              <m:t xml:space="preserve">⇒</m:t>
            </m:r>
            <m:sSub>
              <m:e>
                <m:r>
                  <m:t xml:space="preserve">s</m:t>
                </m:r>
              </m:e>
              <m:sub>
                <m:r>
                  <m:t xml:space="preserve">kb</m:t>
                </m:r>
              </m:sub>
            </m:sSub>
            <m:r>
              <m:t xml:space="preserve">≥</m:t>
            </m:r>
            <m:sSub>
              <m:e>
                <m:r>
                  <m:t xml:space="preserve">f</m:t>
                </m:r>
              </m:e>
              <m:sub>
                <m:r>
                  <m:t xml:space="preserve">ka</m:t>
                </m:r>
              </m:sub>
            </m:sSub>
            <m:r>
              <m:t xml:space="preserve">(</m:t>
            </m:r>
            <m:r>
              <m:t xml:space="preserve">b</m:t>
            </m:r>
            <m:r>
              <m:t xml:space="preserve">≠</m:t>
            </m:r>
            <m:r>
              <m:t xml:space="preserve">0</m:t>
            </m:r>
            <m:r>
              <m:t xml:space="preserve">)</m:t>
            </m:r>
            <m:r>
              <m:t xml:space="preserve">.</m:t>
            </m:r>
          </m:e>
        </m:nary>
      </m:oMath>
      <w:r>
        <w:rPr>
          <w:rFonts w:eastAsia="Times New Roman" w:cs="Times New Roman"/>
          <w:b w:val="false"/>
          <w:color w:val="000000"/>
          <w:sz w:val="22"/>
          <w:szCs w:val="20"/>
          <w:lang w:val="en-US" w:eastAsia="en-US" w:bidi="en-US"/>
        </w:rPr>
        <w:tab/>
        <w:t>(4.1)</w:t>
      </w:r>
    </w:p>
    <w:p>
      <w:pPr>
        <w:pStyle w:val="normal1"/>
        <w:keepNext w:val="false"/>
        <w:keepLines w:val="false"/>
        <w:pageBreakBefore w:val="false"/>
        <w:widowControl/>
        <w:tabs>
          <w:tab w:val="clear" w:pos="720"/>
          <w:tab w:val="center" w:pos="4535" w:leader="none"/>
          <w:tab w:val="right" w:pos="9638" w:leader="none"/>
        </w:tabs>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 xml:space="preserve">Here </w:t>
      </w:r>
      <w:r>
        <w:rPr/>
      </w:r>
      <m:oMath xmlns:m="http://schemas.openxmlformats.org/officeDocument/2006/math">
        <m:sSub>
          <m:e>
            <m:r>
              <m:t xml:space="preserve">s</m:t>
            </m:r>
          </m:e>
          <m:sub>
            <m:r>
              <m:t xml:space="preserve">i</m:t>
            </m:r>
          </m:sub>
        </m:sSub>
      </m:oMath>
      <w:r>
        <w:rPr>
          <w:rFonts w:eastAsia="Times New Roman" w:cs="Times New Roman"/>
          <w:b w:val="false"/>
          <w:color w:val="000000"/>
          <w:sz w:val="22"/>
          <w:szCs w:val="23"/>
          <w:lang w:val="en-US" w:eastAsia="en-US" w:bidi="en-US"/>
        </w:rPr>
        <w:t xml:space="preserve"> includes empty travel to pickup, </w:t>
      </w:r>
      <w:r>
        <w:rPr/>
      </w:r>
      <m:oMath xmlns:m="http://schemas.openxmlformats.org/officeDocument/2006/math">
        <m:sSub>
          <m:e>
            <m:r>
              <m:t xml:space="preserve">c</m:t>
            </m:r>
          </m:e>
          <m:sub>
            <m:r>
              <m:t xml:space="preserve">i</m:t>
            </m:r>
          </m:sub>
        </m:sSub>
      </m:oMath>
      <w:r>
        <w:rPr>
          <w:rFonts w:eastAsia="Times New Roman" w:cs="Times New Roman"/>
          <w:b w:val="false"/>
          <w:color w:val="000000"/>
          <w:sz w:val="22"/>
          <w:szCs w:val="23"/>
          <w:lang w:val="en-US" w:eastAsia="en-US" w:bidi="en-US"/>
        </w:rPr>
        <w:t xml:space="preserve"> is unloading completion, and </w:t>
      </w:r>
      <w:r>
        <w:rPr/>
      </w:r>
      <m:oMath xmlns:m="http://schemas.openxmlformats.org/officeDocument/2006/math">
        <m:sSub>
          <m:e>
            <m:r>
              <m:t xml:space="preserve">f</m:t>
            </m:r>
          </m:e>
          <m:sub>
            <m:r>
              <m:t xml:space="preserve">ka</m:t>
            </m:r>
          </m:sub>
        </m:sSub>
      </m:oMath>
      <w:r>
        <w:rPr>
          <w:rFonts w:eastAsia="Times New Roman" w:cs="Times New Roman"/>
          <w:b w:val="false"/>
          <w:color w:val="000000"/>
          <w:sz w:val="22"/>
          <w:szCs w:val="23"/>
          <w:lang w:val="en-US" w:eastAsia="en-US" w:bidi="en-US"/>
        </w:rPr>
        <w:t xml:space="preserve"> ends the preceding visit. For an assigned robot k, completion satisfies the expression below. The selected predecessor determines empty-travel time; loaded travel follows the fixed pickup-to-delivery route. The sum includes permitted resource queues. Travel time is edge length divided by speed, and movement consumption is length times consumption per metre. The closing dummy arc ends the sequence without physical return travel, so makespan ends at the final delivery. The set </w:t>
      </w:r>
      <w:r>
        <w:rPr/>
      </w:r>
      <m:oMath xmlns:m="http://schemas.openxmlformats.org/officeDocument/2006/math">
        <m:sSub>
          <m:e>
            <m:r>
              <m:t xml:space="preserve">ℛ</m:t>
            </m:r>
          </m:e>
          <m:sub>
            <m:r>
              <m:t xml:space="preserve">ki</m:t>
            </m:r>
          </m:sub>
        </m:sSub>
      </m:oMath>
      <w:r>
        <w:rPr>
          <w:rFonts w:eastAsia="Times New Roman" w:cs="Times New Roman"/>
          <w:b w:val="false"/>
          <w:color w:val="000000"/>
          <w:sz w:val="22"/>
          <w:szCs w:val="23"/>
          <w:lang w:val="en-US" w:eastAsia="en-US" w:bidi="en-US"/>
        </w:rPr>
        <w:t xml:space="preserve"> contains the crossings on the selected empty and loaded paths.</w:t>
        <w:br/>
        <w:tab/>
      </w:r>
      <w:r>
        <w:rPr/>
      </w:r>
      <m:oMath xmlns:m="http://schemas.openxmlformats.org/officeDocument/2006/math">
        <m:sSub>
          <m:e>
            <m:r>
              <m:t xml:space="preserve">c</m:t>
            </m:r>
          </m:e>
          <m:sub>
            <m:r>
              <m:t xml:space="preserve">i</m:t>
            </m:r>
          </m:sub>
        </m:sSub>
        <m:r>
          <m:t xml:space="preserve">=</m:t>
        </m:r>
        <m:sSub>
          <m:e>
            <m:r>
              <m:t xml:space="preserve">s</m:t>
            </m:r>
          </m:e>
          <m:sub>
            <m:r>
              <m:t xml:space="preserve">i</m:t>
            </m:r>
          </m:sub>
        </m:sSub>
        <m:r>
          <m:t xml:space="preserve">+</m:t>
        </m:r>
        <m:sSubSup>
          <m:e>
            <m:r>
              <m:t xml:space="preserve">τ</m:t>
            </m:r>
          </m:e>
          <m:sub>
            <m:r>
              <m:t xml:space="preserve">ki</m:t>
            </m:r>
          </m:sub>
          <m:sup>
            <m:r>
              <m:t xml:space="preserve">empty</m:t>
            </m:r>
          </m:sup>
        </m:sSubSup>
        <m:r>
          <m:t xml:space="preserve">+</m:t>
        </m:r>
        <m:sSub>
          <m:e>
            <m:r>
              <m:t xml:space="preserve">L</m:t>
            </m:r>
          </m:e>
          <m:sub>
            <m:r>
              <m:t xml:space="preserve">i</m:t>
            </m:r>
          </m:sub>
        </m:sSub>
        <m:r>
          <m:t xml:space="preserve">+</m:t>
        </m:r>
        <m:sSubSup>
          <m:e>
            <m:r>
              <m:t xml:space="preserve">τ</m:t>
            </m:r>
          </m:e>
          <m:sub>
            <m:r>
              <m:t xml:space="preserve">i</m:t>
            </m:r>
          </m:sub>
          <m:sup>
            <m:r>
              <m:t xml:space="preserve">loaded</m:t>
            </m:r>
          </m:sup>
        </m:sSubSup>
        <m:r>
          <m:t xml:space="preserve">+</m:t>
        </m:r>
        <m:sSub>
          <m:e>
            <m:r>
              <m:t xml:space="preserve">U</m:t>
            </m:r>
          </m:e>
          <m:sub>
            <m:r>
              <m:t xml:space="preserve">i</m:t>
            </m:r>
          </m:sub>
        </m:sSub>
        <m:r>
          <m:t xml:space="preserve">+</m:t>
        </m:r>
        <m:nary>
          <m:naryPr>
            <m:chr m:val="∑"/>
          </m:naryPr>
          <m:sub>
            <m:r>
              <m:t xml:space="preserve">r</m:t>
            </m:r>
            <m:r>
              <m:t xml:space="preserve">∈</m:t>
            </m:r>
            <m:sSub>
              <m:e>
                <m:r>
                  <m:t xml:space="preserve">ℛ</m:t>
                </m:r>
              </m:e>
              <m:sub>
                <m:r>
                  <m:t xml:space="preserve">ki</m:t>
                </m:r>
              </m:sub>
            </m:sSub>
          </m:sub>
          <m:sup/>
          <m:e>
            <m:sSub>
              <m:e>
                <m:r>
                  <m:t xml:space="preserve">w</m:t>
                </m:r>
              </m:e>
              <m:sub>
                <m:r>
                  <m:t xml:space="preserve">kr</m:t>
                </m:r>
              </m:sub>
            </m:sSub>
            <m:r>
              <m:t xml:space="preserve">.</m:t>
            </m:r>
          </m:e>
        </m:nary>
      </m:oMath>
      <w:r>
        <w:rPr>
          <w:rFonts w:eastAsia="Times New Roman" w:cs="Times New Roman"/>
          <w:b w:val="false"/>
          <w:color w:val="000000"/>
          <w:sz w:val="22"/>
          <w:szCs w:val="20"/>
          <w:lang w:val="en-US" w:eastAsia="en-US" w:bidi="en-US"/>
        </w:rPr>
        <w:tab/>
        <w:t>(4.2)</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Resource Capacity and Battery Safety</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 xml:space="preserve">Every selected crossing reserves an interval </w:t>
      </w:r>
      <w:r>
        <w:rPr/>
      </w:r>
      <m:oMath xmlns:m="http://schemas.openxmlformats.org/officeDocument/2006/math"/>
      <w:r>
        <w:rPr>
          <w:rFonts w:eastAsia="Times New Roman" w:cs="Times New Roman"/>
          <w:b w:val="false"/>
          <w:color w:val="000000"/>
          <w:sz w:val="22"/>
          <w:szCs w:val="23"/>
          <w:lang w:val="en-US" w:eastAsia="en-US" w:bidi="en-US"/>
        </w:rPr>
        <w:t xml:space="preserve"> in one NoOverlap constraint, where e and l are entry and exit times. The implementation uses </w:t>
      </w:r>
      <w:r>
        <w:rPr/>
      </w:r>
      <m:oMath xmlns:m="http://schemas.openxmlformats.org/officeDocument/2006/math">
        <m:r>
          <m:t xml:space="preserve">δ</m:t>
        </m:r>
        <m:r>
          <m:t xml:space="preserve">=</m:t>
        </m:r>
        <m:r>
          <m:t xml:space="preserve">2</m:t>
        </m:r>
        <m:r>
          <m:t xml:space="preserve">β</m:t>
        </m:r>
      </m:oMath>
      <w:r>
        <w:rPr>
          <w:rFonts w:eastAsia="Times New Roman" w:cs="Times New Roman"/>
          <w:b w:val="false"/>
          <w:color w:val="000000"/>
          <w:sz w:val="22"/>
          <w:szCs w:val="23"/>
          <w:lang w:val="en-US" w:eastAsia="en-US" w:bidi="en-US"/>
        </w:rPr>
        <w:t xml:space="preserve">: the default buffer parameter of 2 seconds therefore gives a 4-second clearance between crossings. Robots wait at WA, WB, or H and may not stop inside X. Each selected charging visit queues at H, enters one chosen bay, charges without interruption, and immediately returns to H. Bay intervals are also non-overlapping. Charging amount and duration are decisions; the heuristics instead use a fixed 95% SOC target. Bay selection satisfies </w:t>
      </w:r>
      <w:r>
        <w:rPr/>
      </w:r>
      <m:oMath xmlns:m="http://schemas.openxmlformats.org/officeDocument/2006/math">
        <m:nary>
          <m:naryPr>
            <m:chr m:val="∑"/>
          </m:naryPr>
          <m:sub>
            <m:r>
              <m:t xml:space="preserve">p</m:t>
            </m:r>
          </m:sub>
          <m:sup/>
          <m:e>
            <m:sSub>
              <m:e>
                <m:r>
                  <m:t xml:space="preserve">b</m:t>
                </m:r>
              </m:e>
              <m:sub>
                <m:r>
                  <m:t xml:space="preserve">kqp</m:t>
                </m:r>
              </m:sub>
            </m:sSub>
            <m:r>
              <m:t xml:space="preserve">=</m:t>
            </m:r>
            <m:sSub>
              <m:e>
                <m:r>
                  <m:t xml:space="preserve">y</m:t>
                </m:r>
              </m:e>
              <m:sub>
                <m:r>
                  <m:t xml:space="preserve">kq</m:t>
                </m:r>
              </m:sub>
            </m:sSub>
          </m:e>
        </m:nary>
      </m:oMath>
      <w:r>
        <w:rPr>
          <w:rFonts w:eastAsia="Times New Roman" w:cs="Times New Roman"/>
          <w:b w:val="false"/>
          <w:color w:val="000000"/>
          <w:sz w:val="22"/>
          <w:szCs w:val="23"/>
          <w:lang w:val="en-US" w:eastAsia="en-US" w:bidi="en-US"/>
        </w:rPr>
        <w:t xml:space="preserve">. With H arrival time h, charging begins at </w:t>
      </w:r>
      <w:r>
        <w:rPr/>
      </w:r>
      <m:oMath xmlns:m="http://schemas.openxmlformats.org/officeDocument/2006/math">
        <m:r>
          <m:t xml:space="preserve">u</m:t>
        </m:r>
        <m:r>
          <m:t xml:space="preserve">=</m:t>
        </m:r>
        <m:r>
          <m:t xml:space="preserve">h</m:t>
        </m:r>
        <m:r>
          <m:t xml:space="preserve">+</m:t>
        </m:r>
        <m:sSup>
          <m:e>
            <m:r>
              <m:t xml:space="preserve">w</m:t>
            </m:r>
          </m:e>
          <m:sup>
            <m:r>
              <m:t xml:space="preserve">C</m:t>
            </m:r>
          </m:sup>
        </m:sSup>
        <m:r>
          <m:t xml:space="preserve">+</m:t>
        </m:r>
        <m:sSub>
          <m:e>
            <m:r>
              <m:t xml:space="preserve">τ</m:t>
            </m:r>
          </m:e>
          <m:sub>
            <m:r>
              <m:t xml:space="preserve">Hp</m:t>
            </m:r>
          </m:sub>
        </m:sSub>
      </m:oMath>
      <w:r>
        <w:rPr>
          <w:rFonts w:eastAsia="Times New Roman" w:cs="Times New Roman"/>
          <w:b w:val="false"/>
          <w:color w:val="000000"/>
          <w:sz w:val="22"/>
          <w:szCs w:val="23"/>
          <w:lang w:val="en-US" w:eastAsia="en-US" w:bidi="en-US"/>
        </w:rPr>
        <w:t xml:space="preserve"> and the visit ends at </w:t>
      </w:r>
      <w:r>
        <w:rPr/>
      </w:r>
      <m:oMath xmlns:m="http://schemas.openxmlformats.org/officeDocument/2006/math">
        <m:r>
          <m:t xml:space="preserve">u</m:t>
        </m:r>
        <m:r>
          <m:t xml:space="preserve">+</m:t>
        </m:r>
        <m:r>
          <m:t xml:space="preserve">D</m:t>
        </m:r>
        <m:r>
          <m:t xml:space="preserve">+</m:t>
        </m:r>
        <m:sSub>
          <m:e>
            <m:r>
              <m:t xml:space="preserve">τ</m:t>
            </m:r>
          </m:e>
          <m:sub>
            <m:r>
              <m:t xml:space="preserve">pH</m:t>
            </m:r>
          </m:sub>
        </m:sSub>
      </m:oMath>
      <w:r>
        <w:rPr>
          <w:rFonts w:eastAsia="Times New Roman" w:cs="Times New Roman"/>
          <w:b w:val="false"/>
          <w:color w:val="000000"/>
          <w:sz w:val="22"/>
          <w:szCs w:val="23"/>
          <w:lang w:val="en-US" w:eastAsia="en-US" w:bidi="en-US"/>
        </w:rPr>
        <w:t>.</w:t>
      </w:r>
    </w:p>
    <w:p>
      <w:pPr>
        <w:pStyle w:val="normal1"/>
        <w:keepNext w:val="false"/>
        <w:keepLines w:val="false"/>
        <w:pageBreakBefore w:val="false"/>
        <w:widowControl/>
        <w:tabs>
          <w:tab w:val="clear" w:pos="720"/>
          <w:tab w:val="center" w:pos="4535" w:leader="none"/>
          <w:tab w:val="right" w:pos="9638" w:leader="none"/>
        </w:tabs>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 xml:space="preserve">SOC decreases by movement, handling, and resource queueing, but powered-down standby between tasks is free. For a segment without replenishment and with </w:t>
      </w:r>
      <w:r>
        <w:rPr/>
      </w:r>
      <m:oMath xmlns:m="http://schemas.openxmlformats.org/officeDocument/2006/math">
        <m:sSub>
          <m:e>
            <m:r>
              <m:t xml:space="preserve">n</m:t>
            </m:r>
          </m:e>
          <m:sub>
            <m:r>
              <m:t xml:space="preserve">h</m:t>
            </m:r>
          </m:sub>
        </m:sSub>
      </m:oMath>
      <w:r>
        <w:rPr>
          <w:rFonts w:eastAsia="Times New Roman" w:cs="Times New Roman"/>
          <w:b w:val="false"/>
          <w:color w:val="000000"/>
          <w:sz w:val="22"/>
          <w:szCs w:val="23"/>
          <w:lang w:val="en-US" w:eastAsia="en-US" w:bidi="en-US"/>
        </w:rPr>
        <w:t xml:space="preserve"> handling operations, the recurrence below applies. It is checked before replenishment and after each action, within </w:t>
      </w:r>
      <w:r>
        <w:rPr/>
      </w:r>
      <m:oMath xmlns:m="http://schemas.openxmlformats.org/officeDocument/2006/math">
        <m:d>
          <m:dPr>
            <m:begChr m:val="["/>
            <m:endChr m:val="]"/>
          </m:dPr>
          <m:e>
            <m:r>
              <m:t xml:space="preserve">100</m:t>
            </m:r>
          </m:e>
        </m:d>
      </m:oMath>
      <w:r>
        <w:rPr>
          <w:rFonts w:eastAsia="Times New Roman" w:cs="Times New Roman"/>
          <w:b w:val="false"/>
          <w:color w:val="000000"/>
          <w:sz w:val="22"/>
          <w:szCs w:val="23"/>
          <w:lang w:val="en-US" w:eastAsia="en-US" w:bidi="en-US"/>
        </w:rPr>
        <w:t>.</w:t>
        <w:br/>
        <w:tab/>
      </w:r>
      <w:r>
        <w:rPr/>
      </w:r>
      <m:oMath xmlns:m="http://schemas.openxmlformats.org/officeDocument/2006/math">
        <m:sSub>
          <m:e>
            <m:r>
              <m:t xml:space="preserve">S</m:t>
            </m:r>
          </m:e>
          <m:sub>
            <m:r>
              <m:t xml:space="preserve">out</m:t>
            </m:r>
          </m:sub>
        </m:sSub>
        <m:r>
          <m:t xml:space="preserve">=</m:t>
        </m:r>
        <m:sSub>
          <m:e>
            <m:r>
              <m:t xml:space="preserve">S</m:t>
            </m:r>
          </m:e>
          <m:sub/>
        </m:sSub>
        <m:r>
          <m:t xml:space="preserve">−</m:t>
        </m:r>
        <m:nary>
          <m:naryPr>
            <m:chr m:val="∑"/>
          </m:naryPr>
          <m:sub>
            <m:d>
              <m:dPr>
                <m:begChr m:val="("/>
                <m:endChr m:val=")"/>
              </m:dPr>
              <m:e>
                <m:r>
                  <m:t xml:space="preserve">v</m:t>
                </m:r>
              </m:e>
            </m:d>
          </m:sub>
          <m:sup/>
          <m:e>
            <m:sSub>
              <m:e>
                <m:r>
                  <m:t xml:space="preserve">g</m:t>
                </m:r>
              </m:e>
              <m:sub>
                <m:r>
                  <m:t xml:space="preserve">uv</m:t>
                </m:r>
              </m:sub>
            </m:sSub>
            <m:r>
              <m:t xml:space="preserve">−</m:t>
            </m:r>
            <m:sSub>
              <m:e>
                <m:r>
                  <m:t xml:space="preserve">n</m:t>
                </m:r>
              </m:e>
              <m:sub>
                <m:r>
                  <m:t xml:space="preserve">h</m:t>
                </m:r>
              </m:sub>
            </m:sSub>
            <m:sSub>
              <m:e>
                <m:r>
                  <m:t xml:space="preserve">g</m:t>
                </m:r>
              </m:e>
              <m:sub>
                <m:r>
                  <m:t xml:space="preserve">h</m:t>
                </m:r>
              </m:sub>
            </m:sSub>
            <m:r>
              <m:t xml:space="preserve">−</m:t>
            </m:r>
            <m:sSub>
              <m:e>
                <m:r>
                  <m:t xml:space="preserve">ρ</m:t>
                </m:r>
              </m:e>
              <m:sub>
                <m:r>
                  <m:t xml:space="preserve">w</m:t>
                </m:r>
              </m:sub>
            </m:sSub>
            <m:r>
              <m:t xml:space="preserve">∑</m:t>
            </m:r>
            <m:r>
              <m:t xml:space="preserve">w</m:t>
            </m:r>
            <m:r>
              <m:t xml:space="preserve">.</m:t>
            </m:r>
          </m:e>
        </m:nary>
      </m:oMath>
      <w:r>
        <w:rPr>
          <w:rFonts w:eastAsia="Times New Roman" w:cs="Times New Roman"/>
          <w:b w:val="false"/>
          <w:color w:val="000000"/>
          <w:sz w:val="22"/>
          <w:szCs w:val="20"/>
          <w:lang w:val="en-US" w:eastAsia="en-US" w:bidi="en-US"/>
        </w:rPr>
        <w:tab/>
        <w:t>(4.3)</w:t>
      </w:r>
    </w:p>
    <w:p>
      <w:pPr>
        <w:pStyle w:val="normal1"/>
        <w:keepNext w:val="false"/>
        <w:keepLines w:val="false"/>
        <w:pageBreakBefore w:val="false"/>
        <w:widowControl/>
        <w:tabs>
          <w:tab w:val="clear" w:pos="720"/>
          <w:tab w:val="center" w:pos="4535" w:leader="none"/>
          <w:tab w:val="right" w:pos="9638" w:leader="none"/>
        </w:tabs>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 xml:space="preserve">For a charging visit, let </w:t>
      </w:r>
      <w:r>
        <w:rPr/>
      </w:r>
      <m:oMath xmlns:m="http://schemas.openxmlformats.org/officeDocument/2006/math">
        <m:sSup>
          <m:e>
            <m:r>
              <m:t xml:space="preserve">S</m:t>
            </m:r>
          </m:e>
          <m:sup>
            <m:r>
              <m:t xml:space="preserve">H</m:t>
            </m:r>
          </m:sup>
        </m:sSup>
      </m:oMath>
      <w:r>
        <w:rPr>
          <w:rFonts w:eastAsia="Times New Roman" w:cs="Times New Roman"/>
          <w:b w:val="false"/>
          <w:color w:val="000000"/>
          <w:sz w:val="22"/>
          <w:szCs w:val="23"/>
          <w:lang w:val="en-US" w:eastAsia="en-US" w:bidi="en-US"/>
        </w:rPr>
        <w:t xml:space="preserve"> be SOC on arrival at H, </w:t>
      </w:r>
      <w:r>
        <w:rPr/>
      </w:r>
      <m:oMath xmlns:m="http://schemas.openxmlformats.org/officeDocument/2006/math">
        <m:sSup>
          <m:e>
            <m:r>
              <m:t xml:space="preserve">w</m:t>
            </m:r>
          </m:e>
          <m:sup>
            <m:r>
              <m:t xml:space="preserve">C</m:t>
            </m:r>
          </m:sup>
        </m:sSup>
      </m:oMath>
      <w:r>
        <w:rPr>
          <w:rFonts w:eastAsia="Times New Roman" w:cs="Times New Roman"/>
          <w:b w:val="false"/>
          <w:color w:val="000000"/>
          <w:sz w:val="22"/>
          <w:szCs w:val="23"/>
          <w:lang w:val="en-US" w:eastAsia="en-US" w:bidi="en-US"/>
        </w:rPr>
        <w:t xml:space="preserve"> its queue duration, and D its charging duration. Safe arrival, replenishment, and departure require</w:t>
        <w:br/>
        <w:tab/>
      </w:r>
      <w:r>
        <w:rPr/>
      </w:r>
      <m:oMath xmlns:m="http://schemas.openxmlformats.org/officeDocument/2006/math">
        <m:sSup>
          <m:e>
            <m:r>
              <m:t xml:space="preserve">S</m:t>
            </m:r>
          </m:e>
          <m:sup>
            <m:r>
              <m:t xml:space="preserve">−</m:t>
            </m:r>
          </m:sup>
        </m:sSup>
        <m:r>
          <m:t xml:space="preserve">=</m:t>
        </m:r>
        <m:sSup>
          <m:e>
            <m:r>
              <m:t xml:space="preserve">S</m:t>
            </m:r>
          </m:e>
          <m:sup>
            <m:r>
              <m:t xml:space="preserve">H</m:t>
            </m:r>
          </m:sup>
        </m:sSup>
        <m:r>
          <m:t xml:space="preserve">−</m:t>
        </m:r>
        <m:sSub>
          <m:e>
            <m:r>
              <m:t xml:space="preserve">ρ</m:t>
            </m:r>
          </m:e>
          <m:sub>
            <m:r>
              <m:t xml:space="preserve">w</m:t>
            </m:r>
          </m:sub>
        </m:sSub>
        <m:sSup>
          <m:e>
            <m:r>
              <m:t xml:space="preserve">w</m:t>
            </m:r>
          </m:e>
          <m:sup>
            <m:r>
              <m:t xml:space="preserve">C</m:t>
            </m:r>
          </m:sup>
        </m:sSup>
        <m:r>
          <m:t xml:space="preserve">−</m:t>
        </m:r>
        <m:sSub>
          <m:e>
            <m:r>
              <m:t xml:space="preserve">g</m:t>
            </m:r>
          </m:e>
          <m:sub>
            <m:r>
              <m:t xml:space="preserve">Hp</m:t>
            </m:r>
          </m:sub>
        </m:sSub>
        <m:r>
          <m:t xml:space="preserve">≥</m:t>
        </m:r>
        <m:sSub>
          <m:e>
            <m:r>
              <m:t xml:space="preserve">S</m:t>
            </m:r>
          </m:e>
          <m:sub>
            <m:r>
              <m:t xml:space="preserve">min</m:t>
            </m:r>
          </m:sub>
        </m:sSub>
        <m:r>
          <m:t xml:space="preserve">,</m:t>
        </m:r>
        <m:sSup>
          <m:e>
            <m:r>
              <m:t xml:space="preserve">S</m:t>
            </m:r>
          </m:e>
          <m:sup>
            <m:r>
              <m:t xml:space="preserve">+</m:t>
            </m:r>
            <m:r>
              <m:t xml:space="preserve">=</m:t>
            </m:r>
            <m:sSup>
              <m:e>
                <m:r>
                  <m:t xml:space="preserve">S</m:t>
                </m:r>
              </m:e>
              <m:sup>
                <m:r>
                  <m:t xml:space="preserve">−</m:t>
                </m:r>
              </m:sup>
            </m:sSup>
            <m:r>
              <m:t xml:space="preserve">+</m:t>
            </m:r>
            <m:sSub>
              <m:e>
                <m:r>
                  <m:t xml:space="preserve">ρ</m:t>
                </m:r>
              </m:e>
              <m:sub>
                <m:r>
                  <m:t xml:space="preserve">c</m:t>
                </m:r>
              </m:sub>
            </m:sSub>
            <m:r>
              <m:t xml:space="preserve">D</m:t>
            </m:r>
            <m:r>
              <m:t xml:space="preserve">≤</m:t>
            </m:r>
            <m:r>
              <m:t xml:space="preserve">100</m:t>
            </m:r>
            <m:r>
              <m:t xml:space="preserve">,</m:t>
            </m:r>
            <m:sSup>
              <m:e>
                <m:r>
                  <m:t xml:space="preserve">S</m:t>
                </m:r>
              </m:e>
              <m:sup>
                <m:r>
                  <m:t xml:space="preserve">+</m:t>
                </m:r>
                <m:r>
                  <m:t xml:space="preserve">−</m:t>
                </m:r>
                <m:sSub>
                  <m:e>
                    <m:r>
                      <m:t xml:space="preserve">g</m:t>
                    </m:r>
                  </m:e>
                  <m:sub>
                    <m:r>
                      <m:t xml:space="preserve">pH</m:t>
                    </m:r>
                  </m:sub>
                </m:sSub>
                <m:r>
                  <m:t xml:space="preserve">≥</m:t>
                </m:r>
                <m:sSub>
                  <m:e>
                    <m:r>
                      <m:t xml:space="preserve">S</m:t>
                    </m:r>
                  </m:e>
                  <m:sub>
                    <m:r>
                      <m:t xml:space="preserve">min</m:t>
                    </m:r>
                  </m:sub>
                </m:sSub>
                <m:r>
                  <m:t xml:space="preserve">.</m:t>
                </m:r>
              </m:sup>
            </m:sSup>
          </m:sup>
        </m:sSup>
      </m:oMath>
      <w:r>
        <w:rPr>
          <w:rFonts w:eastAsia="Times New Roman" w:cs="Times New Roman"/>
          <w:b w:val="false"/>
          <w:color w:val="000000"/>
          <w:sz w:val="22"/>
          <w:szCs w:val="20"/>
          <w:lang w:val="en-US" w:eastAsia="en-US" w:bidi="en-US"/>
        </w:rPr>
        <w:tab/>
        <w:t>(4.4)</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default terminal reserve requires every robot serving tasks to retain enough energy after its final delivery to reach a bay and withstand conservative queueing. It includes an allowance for three other recharges; the integer model adds a 0.5-percentage-point margin and checks the decoded plan against the actual calendars. The cpsat-nores ablation removes only this terminal requirement, retaining battery safety during execution. The no-reserve variant is evaluated separately because it permits more schedules. Rolling optimization always retains the reserve.</w:t>
      </w:r>
    </w:p>
    <w:p>
      <w:pPr>
        <w:pStyle w:val="normal1"/>
        <w:keepNext w:val="false"/>
        <w:keepLines/>
        <w:pageBreakBefore w:val="false"/>
        <w:widowControl/>
        <w:snapToGrid w:val="false"/>
        <w:spacing w:lineRule="auto" w:line="259" w:before="0" w:after="80"/>
        <w:ind w:hanging="0" w:start="0" w:end="0"/>
        <w:jc w:val="center"/>
        <w:rPr>
          <w:rFonts w:ascii="Cambria" w:hAnsi="Cambria" w:eastAsia="Cambria" w:cs="Cambria"/>
          <w:sz w:val="23"/>
          <w:szCs w:val="23"/>
        </w:rPr>
      </w:pPr>
      <w:r>
        <w:rPr/>
        <w:drawing>
          <wp:inline distT="0" distB="0" distL="0" distR="0">
            <wp:extent cx="5731510" cy="3251200"/>
            <wp:effectExtent l="0" t="0" r="0" b="0"/>
            <wp:docPr id="2" name="image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 title=""/>
                    <pic:cNvPicPr>
                      <a:picLocks noChangeAspect="1" noChangeArrowheads="1"/>
                    </pic:cNvPicPr>
                  </pic:nvPicPr>
                  <pic:blipFill>
                    <a:blip r:embed="rId3"/>
                    <a:stretch>
                      <a:fillRect/>
                    </a:stretch>
                  </pic:blipFill>
                  <pic:spPr bwMode="auto">
                    <a:xfrm>
                      <a:off x="0" y="0"/>
                      <a:ext cx="5731510" cy="3251200"/>
                    </a:xfrm>
                    <a:prstGeom prst="rect">
                      <a:avLst/>
                    </a:prstGeom>
                  </pic:spPr>
                </pic:pic>
              </a:graphicData>
            </a:graphic>
          </wp:inline>
        </w:drawing>
      </w:r>
      <w:r>
        <w:rPr>
          <w:rFonts w:eastAsia="Times New Roman" w:cs="Times New Roman"/>
          <w:b w:val="false"/>
          <w:color w:val="000000"/>
          <w:sz w:val="22"/>
          <w:szCs w:val="23"/>
          <w:lang w:val="en-US" w:eastAsia="en-US" w:bidi="en-US"/>
        </w:rPr>
        <w:br/>
      </w:r>
      <w:r>
        <w:rPr>
          <w:rFonts w:eastAsia="Times New Roman" w:cs="Times New Roman"/>
          <w:b w:val="false"/>
          <w:color w:val="000000"/>
          <w:sz w:val="22"/>
          <w:szCs w:val="18"/>
          <w:lang w:val="en-US" w:eastAsia="en-US" w:bidi="en-US"/>
        </w:rPr>
        <w:t>Figure 4.1 Intersection Reservations and a Charging Visit. New local 12-task run, seed 6, safety SOC 25%. Solid crossing intervals exclude the hatched 4 s clearance. The charging visit includes travel from H, charging, and immediate departure.</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Objective and Model Scope</w:t>
      </w:r>
    </w:p>
    <w:p>
      <w:pPr>
        <w:pStyle w:val="normal1"/>
        <w:keepNext w:val="false"/>
        <w:keepLines w:val="false"/>
        <w:pageBreakBefore w:val="false"/>
        <w:widowControl/>
        <w:tabs>
          <w:tab w:val="clear" w:pos="720"/>
          <w:tab w:val="center" w:pos="4535" w:leader="none"/>
          <w:tab w:val="right" w:pos="9638" w:leader="none"/>
        </w:tabs>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 xml:space="preserve">The optimizer minimizes a composite objective that combines makespan, tardiness, waiting, and energy consumption. Define </w:t>
      </w:r>
      <w:r>
        <w:rPr/>
      </w:r>
      <m:oMath xmlns:m="http://schemas.openxmlformats.org/officeDocument/2006/math">
        <m:sSub>
          <m:e>
            <m:r>
              <m:t xml:space="preserve">T</m:t>
            </m:r>
          </m:e>
          <m:sub>
            <m:r>
              <m:t xml:space="preserve">i</m:t>
            </m:r>
          </m:sub>
        </m:sSub>
        <m:r>
          <m:t xml:space="preserve">=</m:t>
        </m:r>
        <m:r>
          <m:t xml:space="preserve">max</m:t>
        </m:r>
        <m:r>
          <m:t xml:space="preserve">(</m:t>
        </m:r>
        <m:r>
          <m:t xml:space="preserve">0</m:t>
        </m:r>
        <m:r>
          <m:t xml:space="preserve">,</m:t>
        </m:r>
        <m:sSub>
          <m:e>
            <m:r>
              <m:t xml:space="preserve">c</m:t>
            </m:r>
          </m:e>
          <m:sub>
            <m:r>
              <m:t xml:space="preserve">i</m:t>
            </m:r>
          </m:sub>
        </m:sSub>
        <m:r>
          <m:t xml:space="preserve">−</m:t>
        </m:r>
        <m:sSub>
          <m:e>
            <m:r>
              <m:t xml:space="preserve">d</m:t>
            </m:r>
          </m:e>
          <m:sub>
            <m:r>
              <m:t xml:space="preserve">i</m:t>
            </m:r>
          </m:sub>
        </m:sSub>
        <m:r>
          <m:t xml:space="preserve">)</m:t>
        </m:r>
      </m:oMath>
      <w:r>
        <w:rPr>
          <w:rFonts w:eastAsia="Times New Roman" w:cs="Times New Roman"/>
          <w:b w:val="false"/>
          <w:color w:val="000000"/>
          <w:sz w:val="22"/>
          <w:szCs w:val="23"/>
          <w:lang w:val="en-US" w:eastAsia="en-US" w:bidi="en-US"/>
        </w:rPr>
        <w:t xml:space="preserve"> and </w:t>
      </w:r>
      <w:r>
        <w:rPr/>
      </w:r>
      <m:oMath xmlns:m="http://schemas.openxmlformats.org/officeDocument/2006/math">
        <m:sSub>
          <m:e>
            <m:r>
              <m:t xml:space="preserve">C</m:t>
            </m:r>
          </m:e>
          <m:sub>
            <m:r>
              <m:t xml:space="preserve">max</m:t>
            </m:r>
          </m:sub>
        </m:sSub>
        <m:r>
          <m:t xml:space="preserve">=</m:t>
        </m:r>
        <m:sSub>
          <m:e>
            <m:r>
              <m:t xml:space="preserve">max</m:t>
            </m:r>
          </m:e>
          <m:sub>
            <m:r>
              <m:t xml:space="preserve">i</m:t>
            </m:r>
          </m:sub>
        </m:sSub>
        <m:sSub>
          <m:e>
            <m:r>
              <m:t xml:space="preserve">c</m:t>
            </m:r>
          </m:e>
          <m:sub>
            <m:r>
              <m:t xml:space="preserve">i</m:t>
            </m:r>
          </m:sub>
        </m:sSub>
      </m:oMath>
      <w:r>
        <w:rPr>
          <w:rFonts w:eastAsia="Times New Roman" w:cs="Times New Roman"/>
          <w:b w:val="false"/>
          <w:color w:val="000000"/>
          <w:sz w:val="22"/>
          <w:szCs w:val="23"/>
          <w:lang w:val="en-US" w:eastAsia="en-US" w:bidi="en-US"/>
        </w:rPr>
        <w:t xml:space="preserve">. Let </w:t>
      </w:r>
      <w:r>
        <w:rPr/>
      </w:r>
      <m:oMath xmlns:m="http://schemas.openxmlformats.org/officeDocument/2006/math">
        <m:sSub>
          <m:e>
            <m:r>
              <m:t xml:space="preserve">W</m:t>
            </m:r>
          </m:e>
          <m:sub>
            <m:r>
              <m:t xml:space="preserve">X</m:t>
            </m:r>
          </m:sub>
        </m:sSub>
        <m:r>
          <m:t xml:space="preserve">,</m:t>
        </m:r>
        <m:sSub>
          <m:e>
            <m:r>
              <m:t xml:space="preserve">W</m:t>
            </m:r>
          </m:e>
          <m:sub>
            <m:r>
              <m:t xml:space="preserve">C</m:t>
            </m:r>
          </m:sub>
        </m:sSub>
      </m:oMath>
      <w:r>
        <w:rPr>
          <w:rFonts w:eastAsia="Times New Roman" w:cs="Times New Roman"/>
          <w:b w:val="false"/>
          <w:color w:val="000000"/>
          <w:sz w:val="22"/>
          <w:szCs w:val="23"/>
          <w:lang w:val="en-US" w:eastAsia="en-US" w:bidi="en-US"/>
        </w:rPr>
        <w:t xml:space="preserve"> be total intersection and charging queues, and E total positive consumption. The objective is</w:t>
        <w:br/>
        <w:tab/>
      </w:r>
      <w:r>
        <w:rPr/>
      </w:r>
      <m:oMath xmlns:m="http://schemas.openxmlformats.org/officeDocument/2006/math">
        <m:r>
          <m:t xml:space="preserve">minJ</m:t>
        </m:r>
        <m:r>
          <m:t xml:space="preserve">=</m:t>
        </m:r>
        <m:f>
          <m:num>
            <m:r>
              <m:t xml:space="preserve">1</m:t>
            </m:r>
          </m:num>
          <m:den>
            <m:r>
              <m:t xml:space="preserve">4</m:t>
            </m:r>
          </m:den>
        </m:f>
        <m:d>
          <m:dPr>
            <m:begChr m:val="("/>
            <m:endChr m:val=")"/>
          </m:dPr>
          <m:e>
            <m:f>
              <m:num>
                <m:r>
                  <m:t xml:space="preserve">E</m:t>
                </m:r>
              </m:num>
              <m:den>
                <m:sSub>
                  <m:e>
                    <m:sSup>
                      <m:e>
                        <m:r>
                          <m:t xml:space="preserve">R</m:t>
                        </m:r>
                      </m:e>
                      <m:sup/>
                    </m:sSup>
                  </m:e>
                  <m:sub>
                    <m:r>
                      <m:t xml:space="preserve">E</m:t>
                    </m:r>
                  </m:sub>
                </m:sSub>
              </m:den>
            </m:f>
          </m:e>
        </m:d>
        <m:r>
          <m:t xml:space="preserve">.</m:t>
        </m:r>
      </m:oMath>
      <w:r>
        <w:rPr>
          <w:rFonts w:eastAsia="Times New Roman" w:cs="Times New Roman"/>
          <w:b w:val="false"/>
          <w:color w:val="000000"/>
          <w:sz w:val="22"/>
          <w:szCs w:val="20"/>
          <w:lang w:val="en-US" w:eastAsia="en-US" w:bidi="en-US"/>
        </w:rPr>
        <w:tab/>
        <w:t>(4.5)</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 xml:space="preserve">References normally come from </w:t>
      </w:r>
      <w:ins w:id="59" w:author="Unknown Author" w:date="2026-10-28T15:06:21Z">
        <w:r>
          <w:rPr>
            <w:rFonts w:eastAsia="Times New Roman" w:cs="Times New Roman"/>
            <w:b w:val="false"/>
            <w:color w:val="000000"/>
            <w:sz w:val="22"/>
            <w:szCs w:val="23"/>
            <w:lang w:val="en-US" w:eastAsia="en-US" w:bidi="en-US"/>
          </w:rPr>
          <w:t>First-Come, First-Served(</w:t>
        </w:r>
      </w:ins>
      <w:r>
        <w:rPr>
          <w:rFonts w:eastAsia="Times New Roman" w:cs="Times New Roman"/>
          <w:b w:val="false"/>
          <w:color w:val="000000"/>
          <w:sz w:val="22"/>
          <w:szCs w:val="23"/>
          <w:lang w:val="en-US" w:eastAsia="en-US" w:bidi="en-US"/>
        </w:rPr>
        <w:t>FCFS</w:t>
      </w:r>
      <w:ins w:id="60" w:author="Unknown Author" w:date="2026-10-28T15:06:37Z">
        <w:r>
          <w:rPr>
            <w:rFonts w:eastAsia="Times New Roman" w:cs="Times New Roman"/>
            <w:b w:val="false"/>
            <w:color w:val="000000"/>
            <w:sz w:val="22"/>
            <w:szCs w:val="23"/>
            <w:lang w:val="en-US" w:eastAsia="en-US" w:bidi="en-US"/>
          </w:rPr>
          <w:t>)</w:t>
        </w:r>
      </w:ins>
      <w:r>
        <w:rPr>
          <w:rFonts w:eastAsia="Times New Roman" w:cs="Times New Roman"/>
          <w:b w:val="false"/>
          <w:color w:val="000000"/>
          <w:sz w:val="22"/>
          <w:szCs w:val="23"/>
          <w:lang w:val="en-US" w:eastAsia="en-US" w:bidi="en-US"/>
        </w:rPr>
        <w:t xml:space="preserve"> on the same instance, with denominator floors of 1 s, 60 s, 60 s, and 1 SOC percentage point. If FCFS fails, Staged and Deadline are tried before floor-only references. Consequently, FCFS need not score exactly 1. Energy excludes replenishment, and weighted tardiness differs from the unweighted CSV total_tardiness field. Battery safety is a hard constraint, not a compensable objective term.</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CP-SAT uses a 1 ms time grid, conservative integer approximations, and a finite number of optional charging slots. OPTIMAL applies only to that bounded integer model; a time-limited feasible solution is not a physical global-optimality proof. All candidates must be decoded and validated, and a returned fallback does not inherit the solver's optimality certificate.</w:t>
      </w:r>
    </w:p>
    <w:p>
      <w:pPr>
        <w:pStyle w:val="Heading1"/>
        <w:keepNext w:val="true"/>
        <w:keepLines/>
        <w:pageBreakBefore w:val="false"/>
        <w:widowControl/>
        <w:snapToGrid w:val="false"/>
        <w:spacing w:lineRule="auto" w:line="259" w:before="160" w:after="80"/>
        <w:ind w:hanging="0" w:start="0" w:end="0"/>
        <w:jc w:val="start"/>
        <w:rPr>
          <w:rFonts w:ascii="Calibri" w:hAnsi="Calibri" w:eastAsia="Calibri" w:cs="Calibri"/>
          <w:b/>
          <w:bCs/>
          <w:sz w:val="30"/>
          <w:szCs w:val="30"/>
        </w:rPr>
      </w:pPr>
      <w:r>
        <w:rPr>
          <w:rFonts w:eastAsia="Times New Roman" w:cs="Times New Roman"/>
          <w:b/>
          <w:bCs/>
          <w:color w:val="000000"/>
          <w:sz w:val="28"/>
          <w:szCs w:val="30"/>
          <w:lang w:val="en-US" w:eastAsia="en-US" w:bidi="en-US"/>
        </w:rPr>
        <w:t>5 Solution Methodology</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Baselines and Joint Greedy Scheduling</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All automatic methods share the executor, map, energy rules, and metrics. Table 5.1 summarizes their decision rules. FCFS charges before a task when SOC is below 20%; accepted tasks must also pass completion and terminal-reserve checks.</w:t>
      </w:r>
    </w:p>
    <w:p>
      <w:pPr>
        <w:pStyle w:val="normal1"/>
        <w:keepNext w:val="true"/>
        <w:keepLines w:val="false"/>
        <w:pageBreakBefore w:val="false"/>
        <w:widowControl/>
        <w:snapToGrid w:val="false"/>
        <w:spacing w:lineRule="auto" w:line="259" w:before="0" w:after="80"/>
        <w:ind w:hanging="0" w:start="0" w:end="0"/>
        <w:jc w:val="start"/>
        <w:rPr>
          <w:rFonts w:ascii="Calibri" w:hAnsi="Calibri" w:eastAsia="Calibri" w:cs="Calibri"/>
          <w:sz w:val="19"/>
          <w:szCs w:val="19"/>
        </w:rPr>
      </w:pPr>
      <w:r>
        <w:rPr>
          <w:rFonts w:eastAsia="Times New Roman" w:cs="Times New Roman"/>
          <w:b w:val="false"/>
          <w:color w:val="000000"/>
          <w:sz w:val="19"/>
          <w:szCs w:val="19"/>
          <w:lang w:val="en-US" w:eastAsia="en-US" w:bidi="en-US"/>
        </w:rPr>
        <w:t>Table 5.1 Baseline Scheduling Policies</w:t>
      </w:r>
    </w:p>
    <w:tbl>
      <w:tblPr>
        <w:tblW w:w="9638" w:type="dxa"/>
        <w:jc w:val="start"/>
        <w:tblInd w:w="-95" w:type="dxa"/>
        <w:tblLayout w:type="fixed"/>
        <w:tblCellMar>
          <w:top w:w="65" w:type="dxa"/>
          <w:start w:w="85" w:type="dxa"/>
          <w:bottom w:w="65" w:type="dxa"/>
          <w:end w:w="85" w:type="dxa"/>
        </w:tblCellMar>
      </w:tblPr>
      <w:tblGrid>
        <w:gridCol w:w="1473"/>
        <w:gridCol w:w="5047"/>
        <w:gridCol w:w="3118"/>
      </w:tblGrid>
      <w:tr>
        <w:trPr>
          <w:tblHeader w:val="true"/>
          <w:cantSplit w:val="true"/>
        </w:trPr>
        <w:tc>
          <w:tcPr>
            <w:tcW w:w="1473"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Policy</w:t>
            </w:r>
          </w:p>
        </w:tc>
        <w:tc>
          <w:tcPr>
            <w:tcW w:w="5047"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Decision Rule</w:t>
            </w:r>
          </w:p>
        </w:tc>
        <w:tc>
          <w:tcPr>
            <w:tcW w:w="3118"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Comparison Purpose</w:t>
            </w:r>
          </w:p>
        </w:tc>
      </w:tr>
      <w:tr>
        <w:trPr>
          <w:cantSplit w:val="true"/>
        </w:trPr>
        <w:tc>
          <w:tcPr>
            <w:tcW w:w="14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FCFS</w:t>
            </w:r>
          </w:p>
        </w:tc>
        <w:tc>
          <w:tcPr>
            <w:tcW w:w="504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Process by release time; choose earliest predicted completion, including queues, charging, and reserve checks</w:t>
            </w:r>
          </w:p>
        </w:tc>
        <w:tc>
          <w:tcPr>
            <w:tcW w:w="3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Simple executable reference</w:t>
            </w:r>
          </w:p>
        </w:tc>
      </w:tr>
      <w:tr>
        <w:trPr>
          <w:cantSplit w:val="true"/>
        </w:trPr>
        <w:tc>
          <w:tcPr>
            <w:tcW w:w="1473"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Staged</w:t>
            </w:r>
          </w:p>
        </w:tc>
        <w:tc>
          <w:tcPr>
            <w:tcW w:w="504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Fix assignment and order from nominal travel times, then add reservations and necessary charging</w:t>
            </w:r>
          </w:p>
        </w:tc>
        <w:tc>
          <w:tcPr>
            <w:tcW w:w="311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Measure the cost of separate planning stages</w:t>
            </w:r>
          </w:p>
        </w:tc>
      </w:tr>
      <w:tr>
        <w:trPr>
          <w:cantSplit w:val="true"/>
        </w:trPr>
        <w:tc>
          <w:tcPr>
            <w:tcW w:w="147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Deadline</w:t>
            </w:r>
          </w:p>
        </w:tc>
        <w:tc>
          <w:tcPr>
            <w:tcW w:w="504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Order by due time, break ties by priority, and check resource and battery feasibility</w:t>
            </w:r>
          </w:p>
        </w:tc>
        <w:tc>
          <w:tcPr>
            <w:tcW w:w="3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Compare due-date priority</w:t>
            </w:r>
          </w:p>
        </w:tc>
      </w:tr>
      <w:tr>
        <w:trPr>
          <w:cantSplit w:val="true"/>
        </w:trPr>
        <w:tc>
          <w:tcPr>
            <w:tcW w:w="1473"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Joint Greedy</w:t>
            </w:r>
          </w:p>
        </w:tc>
        <w:tc>
          <w:tcPr>
            <w:tcW w:w="504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Score up to eight pending tasks and compatible robots; commit the best feasible candidate</w:t>
            </w:r>
          </w:p>
        </w:tc>
        <w:tc>
          <w:tcPr>
            <w:tcW w:w="311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Joint heuristic and CP-SAT initial schedule</w:t>
            </w:r>
          </w:p>
        </w:tc>
      </w:tr>
    </w:tbl>
    <w:p>
      <w:pPr>
        <w:pStyle w:val="normal1"/>
        <w:keepNext w:val="false"/>
        <w:keepLines/>
        <w:pageBreakBefore w:val="false"/>
        <w:widowControl/>
        <w:snapToGrid w:val="false"/>
        <w:spacing w:lineRule="auto" w:line="259" w:before="0" w:after="80"/>
        <w:ind w:hanging="0" w:start="0" w:end="0"/>
        <w:jc w:val="center"/>
        <w:rPr>
          <w:rFonts w:ascii="Cambria" w:hAnsi="Cambria" w:eastAsia="Cambria" w:cs="Cambria"/>
          <w:sz w:val="23"/>
          <w:szCs w:val="23"/>
        </w:rPr>
      </w:pPr>
      <w:r>
        <w:rPr/>
        <w:drawing>
          <wp:inline distT="0" distB="0" distL="0" distR="0">
            <wp:extent cx="5731510" cy="3213100"/>
            <wp:effectExtent l="0" t="0" r="0" b="0"/>
            <wp:docPr id="3" name="image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png" descr="" title=""/>
                    <pic:cNvPicPr>
                      <a:picLocks noChangeAspect="1" noChangeArrowheads="1"/>
                    </pic:cNvPicPr>
                  </pic:nvPicPr>
                  <pic:blipFill>
                    <a:blip r:embed="rId4"/>
                    <a:stretch>
                      <a:fillRect/>
                    </a:stretch>
                  </pic:blipFill>
                  <pic:spPr bwMode="auto">
                    <a:xfrm>
                      <a:off x="0" y="0"/>
                      <a:ext cx="5731510" cy="3213100"/>
                    </a:xfrm>
                    <a:prstGeom prst="rect">
                      <a:avLst/>
                    </a:prstGeom>
                  </pic:spPr>
                </pic:pic>
              </a:graphicData>
            </a:graphic>
          </wp:inline>
        </w:drawing>
      </w:r>
      <w:r>
        <w:rPr>
          <w:rFonts w:eastAsia="Times New Roman" w:cs="Times New Roman"/>
          <w:b w:val="false"/>
          <w:color w:val="000000"/>
          <w:sz w:val="22"/>
          <w:szCs w:val="23"/>
          <w:lang w:val="en-US" w:eastAsia="en-US" w:bidi="en-US"/>
        </w:rPr>
        <w:br/>
      </w:r>
      <w:r>
        <w:rPr>
          <w:rFonts w:eastAsia="Times New Roman" w:cs="Times New Roman"/>
          <w:b w:val="false"/>
          <w:color w:val="000000"/>
          <w:sz w:val="22"/>
          <w:szCs w:val="18"/>
          <w:lang w:val="en-US" w:eastAsia="en-US" w:bidi="en-US"/>
        </w:rPr>
        <w:t>Figure 5.1 Joint Planning and Validation Pipeline. Schematic of the implemented solver, decoder, validator, and incumbent fallback; the same execution rules apply across automatic strategies.</w:t>
      </w:r>
    </w:p>
    <w:p>
      <w:pPr>
        <w:pStyle w:val="normal1"/>
        <w:keepNext w:val="false"/>
        <w:keepLines w:val="false"/>
        <w:pageBreakBefore w:val="false"/>
        <w:widowControl/>
        <w:tabs>
          <w:tab w:val="clear" w:pos="720"/>
          <w:tab w:val="center" w:pos="4535" w:leader="none"/>
          <w:tab w:val="right" w:pos="9638" w:leader="none"/>
        </w:tabs>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Joint Greedy considers up to eight pending tasks in release-time order and both compatible robots. Each candidate is evaluated on a cloned state: try the task, check its post-task reserve, and insert charging first if needed. Infeasible candidates are discarded without changing the committed schedule. The selected candidate minimizes the local score below, with task and robot identifiers breaking ties. Here the incremental wait and positive consumption include any inserted charging visit.</w:t>
        <w:br/>
        <w:tab/>
      </w:r>
      <w:r>
        <w:rPr/>
      </w:r>
      <m:oMath xmlns:m="http://schemas.openxmlformats.org/officeDocument/2006/math">
        <m:sSub>
          <m:e>
            <m:r>
              <m:t xml:space="preserve">score</m:t>
            </m:r>
          </m:e>
          <m:sub>
            <m:r>
              <m:t xml:space="preserve">ik</m:t>
            </m:r>
          </m:sub>
        </m:sSub>
        <m:r>
          <m:t xml:space="preserve">=</m:t>
        </m:r>
        <m:sSub>
          <m:e>
            <m:r>
              <m:t xml:space="preserve">c</m:t>
            </m:r>
          </m:e>
          <m:sub>
            <m:r>
              <m:t xml:space="preserve">i</m:t>
            </m:r>
          </m:sub>
        </m:sSub>
        <m:r>
          <m:t xml:space="preserve">+</m:t>
        </m:r>
        <m:r>
          <m:t xml:space="preserve">3</m:t>
        </m:r>
        <m:sSub>
          <m:e>
            <m:r>
              <m:t xml:space="preserve">p</m:t>
            </m:r>
          </m:e>
          <m:sub>
            <m:r>
              <m:t xml:space="preserve">i</m:t>
            </m:r>
          </m:sub>
        </m:sSub>
        <m:sSub>
          <m:e>
            <m:r>
              <m:t xml:space="preserve">T</m:t>
            </m:r>
          </m:e>
          <m:sub>
            <m:r>
              <m:t xml:space="preserve">i</m:t>
            </m:r>
          </m:sub>
        </m:sSub>
        <m:r>
          <m:t xml:space="preserve">+</m:t>
        </m:r>
        <m:r>
          <m:t xml:space="preserve">0.5</m:t>
        </m:r>
        <m:r>
          <m:t xml:space="preserve">Δ</m:t>
        </m:r>
        <m:sSub>
          <m:e>
            <m:r>
              <m:t xml:space="preserve">W</m:t>
            </m:r>
          </m:e>
          <m:sub>
            <m:r>
              <m:t xml:space="preserve">i</m:t>
            </m:r>
          </m:sub>
        </m:sSub>
        <m:r>
          <m:t xml:space="preserve">+</m:t>
        </m:r>
        <m:r>
          <m:t xml:space="preserve">2</m:t>
        </m:r>
        <m:r>
          <m:t xml:space="preserve">Δ</m:t>
        </m:r>
        <m:sSub>
          <m:e>
            <m:r>
              <m:t xml:space="preserve">E</m:t>
            </m:r>
          </m:e>
          <m:sub>
            <m:r>
              <m:t xml:space="preserve">i</m:t>
            </m:r>
          </m:sub>
        </m:sSub>
        <m:r>
          <m:t xml:space="preserve">.</m:t>
        </m:r>
      </m:oMath>
      <w:r>
        <w:rPr>
          <w:rFonts w:eastAsia="Times New Roman" w:cs="Times New Roman"/>
          <w:b w:val="false"/>
          <w:color w:val="000000"/>
          <w:sz w:val="22"/>
          <w:szCs w:val="20"/>
          <w:lang w:val="en-US" w:eastAsia="en-US" w:bidi="en-US"/>
        </w:rPr>
        <w:tab/>
        <w:t>(5.1)</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This score uses raw units and fixed coefficients rather than the normalized J. It gives a fast joint initial schedule, but finite lookahead does not guarantee the best complete schedule. The four heuristics can inspect the full task list, although execution never begins before release. They therefore provide offline comparators, not baselines with the same information restrictions as the rolling method. If no candidate passes the checks, the strategy reports that it did not find a safe plan; this does not prove that no feasible physical schedule exists.</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Offline Joint Optimization</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CP-SAT fits this model because assignment and visit choices are Boolean, while optional intervals, AddCircuit, and NoOverlap represent sequence and resource capacity directly. Linear time and SOC constraints connect those choices to feasible execution. Inputs are validated task records, the directed map, robot states, resource counts, and solver options; outputs are assignments, timed actions, reservations, SOC traces, and performance metrics. Joint Greedy supplies an initial physical schedule and, when it can be projected onto the grid, an AddHint search hint. The hint guides search without fixing decisions. The valid initial schedule is also retained outside the solver; CP-SAT can attempt a solve without it if the heuristic fails.</w:t>
      </w:r>
      <w:r>
        <w:rPr>
          <w:rFonts w:eastAsia="Times New Roman" w:cs="Times New Roman"/>
          <w:b w:val="false"/>
          <w:color w:val="000000"/>
          <w:sz w:val="22"/>
          <w:lang w:val="en-US" w:eastAsia="en-US" w:bidi="en-US"/>
        </w:rPr>
        <w:t xml:space="preserve"> The use of CP for coupled AGV scheduling is consistent with [7], although the resource model here is different.</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Selected circuits are decoded through Planner using the model's visit order, crossing times, bay choices, and charging targets. Actual durations and SOC changes are recomputed from the map instead of copied from integer variables. The decoder then checks the resulting actions and enabled terminal reserve. The returned plan is the valid decoded candidate or admissible heuristic incumbent with lower actual J. An explicit charging-slot cap also constrains fallback admissibility. This policy guarantees comparison only with the retained Joint Greedy incumbent, not with every baseline.</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Solver status, bound, gap, decoded objective, and fallback reason are stored separately. FEASIBLE means that the integer model has a candidate; successful fallback is neither solver-proven optimality nor a failed run. Overall runtime includes initial planning, model construction, solving, decoding, and validation, whereas solver wall time covers search only. Exact bitwise repetition is not guaranteed by a fixed seed under parallel, wall-clock-limited search. Actual archived budgets are specified in Section 7.</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A decoder or reserve violation discards that candidate and leaves an admissible incumbent available. If neither survives, the system reports that no safe plan was found. UNKNOWN means the search has not established feasibility or infeasibility within its budget. INFEASIBLE concerns only the bounded integer model; MODEL_INVALID is an implementation error. These statuses must remain separate from the validation result of any returned physical schedule.</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Rolling Horizon Optimization</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At decision time t, rolling optimization sees only released, uncommitted tasks. By default it replans every 60 seconds and selects a window using roughly 600 seconds of available workload capacity per robot. Tasks are prioritized by due time, priority, and identifier. The window is a workload limit rather than a strict completion deadline: travel to pickups, queueing, or charging can extend the plan beyond it. Current robot states and committed reservations define the next solve's initial conditions.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Only each robot's visit prefix starting before the next decision epoch is committed. The whole committed visit is frozen, including actions and reservations extending beyond that epoch; ongoing tasks and charging are not interrupted. Uncommitted tasks may be reassigned later. Each solve computes normalization from currently known tasks and state, while full-instance references are used only for retrospective scoring. Unreleased orders therefore do not affect current decisions or objective coefficients. Local solver bounds are not an online global-optimality certificate.</w:t>
      </w:r>
    </w:p>
    <w:p>
      <w:pPr>
        <w:pStyle w:val="normal1"/>
        <w:keepNext w:val="false"/>
        <w:keepLines/>
        <w:pageBreakBefore w:val="false"/>
        <w:widowControl/>
        <w:snapToGrid w:val="false"/>
        <w:spacing w:lineRule="auto" w:line="259" w:before="0" w:after="80"/>
        <w:ind w:hanging="0" w:start="0" w:end="0"/>
        <w:jc w:val="center"/>
        <w:rPr>
          <w:rFonts w:ascii="Cambria" w:hAnsi="Cambria" w:eastAsia="Cambria" w:cs="Cambria"/>
          <w:sz w:val="23"/>
          <w:szCs w:val="23"/>
        </w:rPr>
      </w:pPr>
      <w:r>
        <w:rPr/>
        <w:drawing>
          <wp:inline distT="0" distB="0" distL="0" distR="0">
            <wp:extent cx="5731510" cy="3454400"/>
            <wp:effectExtent l="0" t="0" r="0" b="0"/>
            <wp:docPr id="4"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title=""/>
                    <pic:cNvPicPr>
                      <a:picLocks noChangeAspect="1" noChangeArrowheads="1"/>
                    </pic:cNvPicPr>
                  </pic:nvPicPr>
                  <pic:blipFill>
                    <a:blip r:embed="rId5"/>
                    <a:stretch>
                      <a:fillRect/>
                    </a:stretch>
                  </pic:blipFill>
                  <pic:spPr bwMode="auto">
                    <a:xfrm>
                      <a:off x="0" y="0"/>
                      <a:ext cx="5731510" cy="3454400"/>
                    </a:xfrm>
                    <a:prstGeom prst="rect">
                      <a:avLst/>
                    </a:prstGeom>
                  </pic:spPr>
                </pic:pic>
              </a:graphicData>
            </a:graphic>
          </wp:inline>
        </w:drawing>
      </w:r>
      <w:r>
        <w:rPr>
          <w:rFonts w:eastAsia="Times New Roman" w:cs="Times New Roman"/>
          <w:b w:val="false"/>
          <w:color w:val="000000"/>
          <w:sz w:val="22"/>
          <w:szCs w:val="23"/>
          <w:lang w:val="en-US" w:eastAsia="en-US" w:bidi="en-US"/>
        </w:rPr>
        <w:br/>
      </w:r>
      <w:r>
        <w:rPr>
          <w:rFonts w:eastAsia="Times New Roman" w:cs="Times New Roman"/>
          <w:b w:val="false"/>
          <w:color w:val="000000"/>
          <w:sz w:val="22"/>
          <w:szCs w:val="18"/>
          <w:lang w:val="en-US" w:eastAsia="en-US" w:bidi="en-US"/>
        </w:rPr>
        <w:t>Figure 5.2 Rolling Horizon Commitment in a Local Run. Decision epochs at 60 and 120 s from the recorded rolling trace. Visits committed in the first round remain frozen beyond the next decision epoch.</w:t>
      </w:r>
    </w:p>
    <w:p>
      <w:pPr>
        <w:pStyle w:val="Heading1"/>
        <w:keepNext w:val="true"/>
        <w:keepLines/>
        <w:pageBreakBefore w:val="false"/>
        <w:widowControl/>
        <w:snapToGrid w:val="false"/>
        <w:spacing w:lineRule="auto" w:line="259" w:before="160" w:after="80"/>
        <w:ind w:hanging="0" w:start="0" w:end="0"/>
        <w:jc w:val="start"/>
        <w:rPr>
          <w:rFonts w:ascii="Calibri" w:hAnsi="Calibri" w:eastAsia="Calibri" w:cs="Calibri"/>
          <w:b/>
          <w:bCs/>
          <w:sz w:val="30"/>
          <w:szCs w:val="30"/>
        </w:rPr>
      </w:pPr>
      <w:r>
        <w:rPr>
          <w:rFonts w:eastAsia="Times New Roman" w:cs="Times New Roman"/>
          <w:b/>
          <w:bCs/>
          <w:color w:val="000000"/>
          <w:sz w:val="28"/>
          <w:szCs w:val="30"/>
          <w:lang w:val="en-US" w:eastAsia="en-US" w:bidi="en-US"/>
        </w:rPr>
        <w:t>6 System Implementation and Validation</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Shared Execution and Traceability</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LoopLab combines a Python backend with browser replay. simulator.py maintains robot states, reservation calendars, action generation, metrics, and validation; optimizer.py provides joint and rolling optimization. experiments.py reuses instances and aggregates results. The frontend visualizes the returned trace rather than running another scheduler. Actions record robot/task identifiers, endpoints, start/end times, SOC, consumption, and resources. Events, Gantt charts, battery curves, and CSV/JSON exports refer to the same run, allowing an aggregate result to be traced to specific actions and reservations.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Strict command replay provides a separate interface for execute_task, move_to, charge, and wait commands with absolute start times. It rejects timing, resource, and battery conflicts instead of automatically queueing commands or inserting charging. Charging robots remain parked until explicitly moved, unlike automatic schedules. Omitted tasks remain unexecuted. Command-plan duration ends with the final command, whereas task_makespan ends with the final delivery; manual plans are therefore kept separate from automatic algorithm rankings.</w:t>
      </w:r>
    </w:p>
    <w:p>
      <w:pPr>
        <w:pStyle w:val="normal1"/>
        <w:keepNext w:val="false"/>
        <w:keepLines/>
        <w:pageBreakBefore w:val="false"/>
        <w:widowControl/>
        <w:snapToGrid w:val="false"/>
        <w:spacing w:lineRule="auto" w:line="259" w:before="0" w:after="80"/>
        <w:ind w:hanging="0" w:start="0" w:end="0"/>
        <w:jc w:val="center"/>
        <w:rPr>
          <w:rFonts w:ascii="Cambria" w:hAnsi="Cambria" w:eastAsia="Cambria" w:cs="Cambria"/>
          <w:sz w:val="23"/>
          <w:szCs w:val="23"/>
        </w:rPr>
      </w:pPr>
      <w:r>
        <w:rPr/>
        <w:drawing>
          <wp:inline distT="0" distB="0" distL="0" distR="0">
            <wp:extent cx="5731510" cy="3111500"/>
            <wp:effectExtent l="0" t="0" r="0" b="0"/>
            <wp:docPr id="5" name="image6.jp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jpg" descr="" title=""/>
                    <pic:cNvPicPr>
                      <a:picLocks noChangeAspect="1" noChangeArrowheads="1"/>
                    </pic:cNvPicPr>
                  </pic:nvPicPr>
                  <pic:blipFill>
                    <a:blip r:embed="rId6"/>
                    <a:stretch>
                      <a:fillRect/>
                    </a:stretch>
                  </pic:blipFill>
                  <pic:spPr bwMode="auto">
                    <a:xfrm>
                      <a:off x="0" y="0"/>
                      <a:ext cx="5731510" cy="3111500"/>
                    </a:xfrm>
                    <a:prstGeom prst="rect">
                      <a:avLst/>
                    </a:prstGeom>
                  </pic:spPr>
                </pic:pic>
              </a:graphicData>
            </a:graphic>
          </wp:inline>
        </w:drawing>
      </w:r>
      <w:r>
        <w:rPr>
          <w:rFonts w:eastAsia="Times New Roman" w:cs="Times New Roman"/>
          <w:b w:val="false"/>
          <w:color w:val="000000"/>
          <w:sz w:val="22"/>
          <w:szCs w:val="23"/>
          <w:lang w:val="en-US" w:eastAsia="en-US" w:bidi="en-US"/>
        </w:rPr>
        <w:br/>
      </w:r>
      <w:r>
        <w:rPr>
          <w:rFonts w:eastAsia="Times New Roman" w:cs="Times New Roman"/>
          <w:b w:val="false"/>
          <w:color w:val="000000"/>
          <w:sz w:val="22"/>
          <w:szCs w:val="18"/>
          <w:lang w:val="en-US" w:eastAsia="en-US" w:bidi="en-US"/>
        </w:rPr>
        <w:t>Figure 6.1 Local Simulator Replay. Browser map, robot positions, and summary metrics for a separate 12-task run. Its interactive solver settings differ from the controlled case in Chapter 8; quantitative comparisons use the saved case outputs.</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Independent Validation</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validator recomputes correctness from output tasks, actions, maps, and reservations. It checks unique task execution, release and pickup-before-delivery precedence, robot continuity and non-overlap, legal directed travel, load capacity, X/bay occupancy and clearance, legal waiting locations, and SOC continuity and bounds. Rebuilding occupancy from actions also detects missing or inconsistent reservation records. A candidate that fails these checks is rejected, even if the optimizer reports feasibility.</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 xml:space="preserve">A one-task check uses A1 to A2, release 0, due time 600 s, priority 1, 15 s loading and unloading, and initial SOC 80%. The default 20 m edge takes 20 s and consumes 2 SOC points; each handling operation consumes 0.5. Thus completion is 50 s and final SOC is 77%. FCFS references with the specified floors are </w:t>
      </w:r>
      <w:r>
        <w:rPr/>
      </w:r>
      <m:oMath xmlns:m="http://schemas.openxmlformats.org/officeDocument/2006/math">
        <m:d>
          <m:dPr>
            <m:begChr m:val="("/>
            <m:endChr m:val=")"/>
          </m:dPr>
          <m:e>
            <m:r>
              <m:t xml:space="preserve">3</m:t>
            </m:r>
          </m:e>
        </m:d>
      </m:oMath>
      <w:r>
        <w:rPr>
          <w:rFonts w:eastAsia="Times New Roman" w:cs="Times New Roman"/>
          <w:b w:val="false"/>
          <w:color w:val="000000"/>
          <w:sz w:val="22"/>
          <w:szCs w:val="23"/>
          <w:lang w:val="en-US" w:eastAsia="en-US" w:bidi="en-US"/>
        </w:rPr>
        <w:t xml:space="preserve">, giving </w:t>
      </w:r>
      <w:r>
        <w:rPr/>
      </w:r>
      <m:oMath xmlns:m="http://schemas.openxmlformats.org/officeDocument/2006/math">
        <m:r>
          <m:t xml:space="preserve">J</m:t>
        </m:r>
        <m:r>
          <m:t xml:space="preserve">=</m:t>
        </m:r>
        <m:f>
          <m:num>
            <m:r>
              <m:t xml:space="preserve">1</m:t>
            </m:r>
          </m:num>
          <m:den>
            <m:r>
              <m:t xml:space="preserve">4</m:t>
            </m:r>
          </m:den>
        </m:f>
        <m:r>
          <m:t xml:space="preserve">(</m:t>
        </m:r>
        <m:f>
          <m:fPr>
            <m:type m:val="lin"/>
          </m:fPr>
          <m:num>
            <m:r>
              <m:t xml:space="preserve">50</m:t>
            </m:r>
          </m:num>
          <m:den>
            <m:r>
              <m:t xml:space="preserve">50</m:t>
            </m:r>
          </m:den>
        </m:f>
        <m:r>
          <m:t xml:space="preserve">+</m:t>
        </m:r>
        <m:f>
          <m:fPr>
            <m:type m:val="lin"/>
          </m:fPr>
          <m:num>
            <m:r>
              <m:t xml:space="preserve">0</m:t>
            </m:r>
          </m:num>
          <m:den>
            <m:r>
              <m:t xml:space="preserve">60</m:t>
            </m:r>
          </m:den>
        </m:f>
        <m:r>
          <m:t xml:space="preserve">+</m:t>
        </m:r>
        <m:f>
          <m:fPr>
            <m:type m:val="lin"/>
          </m:fPr>
          <m:num>
            <m:r>
              <m:t xml:space="preserve">0</m:t>
            </m:r>
          </m:num>
          <m:den>
            <m:r>
              <m:t xml:space="preserve">60</m:t>
            </m:r>
          </m:den>
        </m:f>
        <m:r>
          <m:t xml:space="preserve">+</m:t>
        </m:r>
        <m:f>
          <m:fPr>
            <m:type m:val="lin"/>
          </m:fPr>
          <m:num>
            <m:r>
              <m:t xml:space="preserve">3</m:t>
            </m:r>
          </m:num>
          <m:den>
            <m:r>
              <m:t xml:space="preserve">3</m:t>
            </m:r>
          </m:den>
        </m:f>
        <m:r>
          <m:t xml:space="preserve">)</m:t>
        </m:r>
        <m:r>
          <m:t xml:space="preserve">=</m:t>
        </m:r>
        <m:r>
          <m:t xml:space="preserve">0.5</m:t>
        </m:r>
      </m:oMath>
      <w:r>
        <w:rPr>
          <w:rFonts w:eastAsia="Times New Roman" w:cs="Times New Roman"/>
          <w:b w:val="false"/>
          <w:color w:val="000000"/>
          <w:sz w:val="22"/>
          <w:szCs w:val="23"/>
          <w:lang w:val="en-US" w:eastAsia="en-US" w:bidi="en-US"/>
        </w:rPr>
        <w:t>. Table 6.1 compares this calculation with a fresh program run. A forged final SOC of 78% fails consistency even though it exceeds the safety floor.</w:t>
      </w:r>
    </w:p>
    <w:p>
      <w:pPr>
        <w:pStyle w:val="normal1"/>
        <w:keepNext w:val="true"/>
        <w:keepLines w:val="false"/>
        <w:pageBreakBefore w:val="false"/>
        <w:widowControl/>
        <w:snapToGrid w:val="false"/>
        <w:spacing w:lineRule="auto" w:line="259" w:before="0" w:after="80"/>
        <w:ind w:hanging="0" w:start="0" w:end="0"/>
        <w:jc w:val="start"/>
        <w:rPr>
          <w:rFonts w:ascii="Calibri" w:hAnsi="Calibri" w:eastAsia="Calibri" w:cs="Calibri"/>
          <w:sz w:val="19"/>
          <w:szCs w:val="19"/>
        </w:rPr>
      </w:pPr>
      <w:r>
        <w:rPr>
          <w:rFonts w:eastAsia="Times New Roman" w:cs="Times New Roman"/>
          <w:b w:val="false"/>
          <w:color w:val="000000"/>
          <w:sz w:val="19"/>
          <w:szCs w:val="19"/>
          <w:lang w:val="en-US" w:eastAsia="en-US" w:bidi="en-US"/>
        </w:rPr>
        <w:t>Table 6.1 Hand Calculation and Program Output</w:t>
      </w:r>
    </w:p>
    <w:tbl>
      <w:tblPr>
        <w:tblW w:w="9639" w:type="dxa"/>
        <w:jc w:val="start"/>
        <w:tblInd w:w="-95" w:type="dxa"/>
        <w:tblLayout w:type="fixed"/>
        <w:tblCellMar>
          <w:top w:w="65" w:type="dxa"/>
          <w:start w:w="85" w:type="dxa"/>
          <w:bottom w:w="65" w:type="dxa"/>
          <w:end w:w="85" w:type="dxa"/>
        </w:tblCellMar>
      </w:tblPr>
      <w:tblGrid>
        <w:gridCol w:w="3969"/>
        <w:gridCol w:w="2835"/>
        <w:gridCol w:w="2835"/>
      </w:tblGrid>
      <w:tr>
        <w:trPr>
          <w:tblHeader w:val="true"/>
          <w:cantSplit w:val="true"/>
        </w:trPr>
        <w:tc>
          <w:tcPr>
            <w:tcW w:w="3969"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Quantity</w:t>
            </w:r>
          </w:p>
        </w:tc>
        <w:tc>
          <w:tcPr>
            <w:tcW w:w="2835"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Hand calculation</w:t>
            </w:r>
          </w:p>
        </w:tc>
        <w:tc>
          <w:tcPr>
            <w:tcW w:w="2835"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Program output</w:t>
            </w:r>
          </w:p>
        </w:tc>
      </w:tr>
      <w:tr>
        <w:trPr>
          <w:cantSplit w:val="true"/>
        </w:trPr>
        <w:tc>
          <w:tcPr>
            <w:tcW w:w="396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Completion time (s)</w:t>
            </w:r>
          </w:p>
        </w:tc>
        <w:tc>
          <w:tcPr>
            <w:tcW w:w="283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50.0</w:t>
            </w:r>
          </w:p>
        </w:tc>
        <w:tc>
          <w:tcPr>
            <w:tcW w:w="283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50.0</w:t>
            </w:r>
          </w:p>
        </w:tc>
      </w:tr>
      <w:tr>
        <w:trPr>
          <w:cantSplit w:val="true"/>
        </w:trPr>
        <w:tc>
          <w:tcPr>
            <w:tcW w:w="3969"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Energy (SOC pp)</w:t>
            </w:r>
          </w:p>
        </w:tc>
        <w:tc>
          <w:tcPr>
            <w:tcW w:w="2835"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3.0</w:t>
            </w:r>
          </w:p>
        </w:tc>
        <w:tc>
          <w:tcPr>
            <w:tcW w:w="2835"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3.0</w:t>
            </w:r>
          </w:p>
        </w:tc>
      </w:tr>
      <w:tr>
        <w:trPr>
          <w:cantSplit w:val="true"/>
        </w:trPr>
        <w:tc>
          <w:tcPr>
            <w:tcW w:w="396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Final SOC (%)</w:t>
            </w:r>
          </w:p>
        </w:tc>
        <w:tc>
          <w:tcPr>
            <w:tcW w:w="283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77.0</w:t>
            </w:r>
          </w:p>
        </w:tc>
        <w:tc>
          <w:tcPr>
            <w:tcW w:w="283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77.0</w:t>
            </w:r>
          </w:p>
        </w:tc>
      </w:tr>
      <w:tr>
        <w:trPr>
          <w:cantSplit w:val="true"/>
        </w:trPr>
        <w:tc>
          <w:tcPr>
            <w:tcW w:w="3969"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Objective J</w:t>
            </w:r>
          </w:p>
        </w:tc>
        <w:tc>
          <w:tcPr>
            <w:tcW w:w="2835"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0.500</w:t>
            </w:r>
          </w:p>
        </w:tc>
        <w:tc>
          <w:tcPr>
            <w:tcW w:w="2835"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0.500</w:t>
            </w:r>
          </w:p>
        </w:tc>
      </w:tr>
      <w:tr>
        <w:trPr>
          <w:cantSplit w:val="true"/>
        </w:trPr>
        <w:tc>
          <w:tcPr>
            <w:tcW w:w="396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Constraint violations</w:t>
            </w:r>
          </w:p>
        </w:tc>
        <w:tc>
          <w:tcPr>
            <w:tcW w:w="283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w:t>
            </w:r>
          </w:p>
        </w:tc>
        <w:tc>
          <w:tcPr>
            <w:tcW w:w="2835"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w:t>
            </w:r>
          </w:p>
        </w:tc>
      </w:tr>
    </w:tbl>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ins w:id="61" w:author="Unknown Author" w:date="2026-10-28T15:27:04Z"/>
        </w:rPr>
      </w:pPr>
      <w:r>
        <w:rPr>
          <w:rFonts w:eastAsia="Times New Roman" w:cs="Times New Roman"/>
          <w:b w:val="false"/>
          <w:color w:val="000000"/>
          <w:sz w:val="22"/>
          <w:szCs w:val="23"/>
          <w:lang w:val="en-US" w:eastAsia="en-US" w:bidi="en-US"/>
        </w:rPr>
        <w:t>Objective verification is separate from feasibility checking: recompute the last delivery time, task tardiness and priorities, resource queues, and positive action consumption, then apply the stored normalization references. Repository tests check this normalized objective and reject traces with altered timing, SOC, or occupancy. The validator is independent of planner state but shares map and rule utilities, so its acceptance establishes conformity with the encoded model.</w:t>
      </w:r>
    </w:p>
    <w:p>
      <w:pPr>
        <w:pStyle w:val="normal1"/>
        <w:snapToGrid w:val="false"/>
        <w:ind w:hanging="0" w:start="0" w:end="0"/>
        <w:jc w:val="both"/>
        <w:rPr>
          <w:szCs w:val="23"/>
          <w:ins w:id="63" w:author="Unknown Author" w:date="2026-10-28T15:27:04Z"/>
        </w:rPr>
      </w:pPr>
      <w:ins w:id="62" w:author="Unknown Author" w:date="2026-10-28T15:27:04Z">
        <w:r>
          <w:rPr>
            <w:szCs w:val="23"/>
          </w:rPr>
          <w:t>The implementation and experimental data are available in the project repository:</w:t>
        </w:r>
      </w:ins>
    </w:p>
    <w:p>
      <w:pPr>
        <w:pStyle w:val="normal1"/>
        <w:snapToGrid w:val="false"/>
        <w:ind w:hanging="0" w:start="0" w:end="0"/>
        <w:jc w:val="both"/>
        <w:rPr>
          <w:ins w:id="66" w:author="Unknown Author" w:date="2026-10-28T15:27:04Z"/>
        </w:rPr>
      </w:pPr>
      <w:ins w:id="64" w:author="Unknown Author" w:date="2026-10-28T15:27:04Z">
        <w:r>
          <w:rPr>
            <w:szCs w:val="23"/>
          </w:rPr>
          <w:t xml:space="preserve">Repository: </w:t>
        </w:r>
      </w:ins>
      <w:hyperlink r:id="rId7">
        <w:ins w:id="65" w:author="Unknown Author" w:date="2026-10-28T15:27:04Z">
          <w:r>
            <w:rPr>
              <w:rStyle w:val="Hyperlink"/>
              <w:szCs w:val="23"/>
            </w:rPr>
            <w:t>https://github.com/Eth4nMurpHy/robot-simulator</w:t>
          </w:r>
        </w:ins>
      </w:hyperlink>
    </w:p>
    <w:p>
      <w:pPr>
        <w:pStyle w:val="normal1"/>
        <w:snapToGrid w:val="false"/>
        <w:ind w:hanging="0" w:start="0" w:end="0"/>
        <w:jc w:val="both"/>
        <w:rPr/>
      </w:pPr>
      <w:ins w:id="67" w:author="Unknown Author" w:date="2026-10-28T15:27:04Z">
        <w:r>
          <w:rPr>
            <w:szCs w:val="23"/>
          </w:rPr>
          <w:t xml:space="preserve">Code snapshot: </w:t>
        </w:r>
      </w:ins>
      <w:ins w:id="68" w:author="Unknown Author" w:date="2026-10-28T15:27:04Z">
        <w:r>
          <w:rPr>
            <w:rStyle w:val="SourceText"/>
            <w:rFonts w:eastAsia="Times New Roman" w:cs="Times New Roman"/>
            <w:b w:val="false"/>
            <w:color w:val="000000"/>
            <w:sz w:val="22"/>
            <w:szCs w:val="23"/>
            <w:lang w:val="en-US" w:eastAsia="en-US" w:bidi="en-US"/>
          </w:rPr>
          <w:t>9bf0b705d91313ea851286a71e13000ba18687b1</w:t>
        </w:r>
      </w:ins>
    </w:p>
    <w:p>
      <w:pPr>
        <w:pStyle w:val="Heading1"/>
        <w:keepNext w:val="true"/>
        <w:keepLines/>
        <w:pageBreakBefore w:val="false"/>
        <w:widowControl/>
        <w:snapToGrid w:val="false"/>
        <w:spacing w:lineRule="auto" w:line="259" w:before="160" w:after="80"/>
        <w:ind w:hanging="0" w:start="0" w:end="0"/>
        <w:jc w:val="start"/>
        <w:rPr>
          <w:rFonts w:ascii="Calibri" w:hAnsi="Calibri" w:eastAsia="Calibri" w:cs="Calibri"/>
          <w:b/>
          <w:bCs/>
          <w:sz w:val="30"/>
          <w:szCs w:val="30"/>
        </w:rPr>
      </w:pPr>
      <w:r>
        <w:rPr>
          <w:rFonts w:eastAsia="Times New Roman" w:cs="Times New Roman"/>
          <w:b/>
          <w:bCs/>
          <w:color w:val="000000"/>
          <w:sz w:val="28"/>
          <w:szCs w:val="30"/>
          <w:lang w:val="en-US" w:eastAsia="en-US" w:bidi="en-US"/>
        </w:rPr>
        <w:t>7 Experimental Setup</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Evaluation Questions and Dataset Generation</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RQ1 evaluates whether joint scheduling improves completion time, tardiness, waiting, and energy relative to staged and single-rule baselines. RQ2 examines terminal reserves and resource sensitivity; RQ3 examines online solution quality and replanning cost. The experiments use synthetic tasks for the four-robot, dual-loop system.</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For n base tasks, releases are sampled uniformly from a 10-second grid within [0,12n) seconds. Pickup and delivery stations are distinct and belong to the same loop. Loading and unloading each take 10, 15, or 20 seconds; due times add 480–900 seconds to release. Priorities 1, 2, and 3 have probabilities 50%, 25%, and 25%. Separate seeded streams generate urgent orders and per-robot initial SOC of 50–100%, rounded to one decimal place. Adding urgent orders preserves the base workload.</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synthetic inputs represent recurrent transport decisions rather than measurements from a factory. Same-loop orders respect the fixed guideway layout; release times create competing requests; several handling durations and due allowances create workload and urgency variation; and different initial SOC values create charging demand. These choices reproduce the scheduling mechanisms being tested. The numerical ranges are experimental assumptions, without calibration against operational records, so the results support controlled comparisons within this simulator.</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Experimental Factors and Computing Environment</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base setting uses 40 tasks, two bays, a 10% safety threshold, equal zone-assignment probabilities, and no urgent orders. One factor varies at a time (Table 7.1). Each configuration uses seeds 1–10 and identical inputs across strategies. Ten distinct configurations × ten seeds × seven strategies yield 700 deduplicated strategy-run records; the CSV's 1,050 rows include repeated base results across experiment groups. Increasing task count also lengthens the release window, rather than isolating arrival intensity within a fixed horizon.</w:t>
      </w:r>
    </w:p>
    <w:p>
      <w:pPr>
        <w:pStyle w:val="normal1"/>
        <w:keepNext w:val="true"/>
        <w:keepLines w:val="false"/>
        <w:pageBreakBefore w:val="false"/>
        <w:widowControl/>
        <w:snapToGrid w:val="false"/>
        <w:spacing w:lineRule="auto" w:line="259" w:before="0" w:after="80"/>
        <w:ind w:hanging="0" w:start="0" w:end="0"/>
        <w:jc w:val="start"/>
        <w:rPr>
          <w:rFonts w:ascii="Calibri" w:hAnsi="Calibri" w:eastAsia="Calibri" w:cs="Calibri"/>
          <w:sz w:val="19"/>
          <w:szCs w:val="19"/>
        </w:rPr>
      </w:pPr>
      <w:r>
        <w:rPr>
          <w:rFonts w:eastAsia="Times New Roman" w:cs="Times New Roman"/>
          <w:b w:val="false"/>
          <w:color w:val="000000"/>
          <w:sz w:val="19"/>
          <w:szCs w:val="19"/>
          <w:lang w:val="en-US" w:eastAsia="en-US" w:bidi="en-US"/>
        </w:rPr>
        <w:t>Table 7.1 Experimental Factors and Solver Budgets</w:t>
      </w:r>
    </w:p>
    <w:tbl>
      <w:tblPr>
        <w:tblW w:w="9638" w:type="dxa"/>
        <w:jc w:val="start"/>
        <w:tblInd w:w="-95" w:type="dxa"/>
        <w:tblLayout w:type="fixed"/>
        <w:tblCellMar>
          <w:top w:w="65" w:type="dxa"/>
          <w:start w:w="85" w:type="dxa"/>
          <w:bottom w:w="65" w:type="dxa"/>
          <w:end w:w="85" w:type="dxa"/>
        </w:tblCellMar>
      </w:tblPr>
      <w:tblGrid>
        <w:gridCol w:w="2289"/>
        <w:gridCol w:w="7349"/>
      </w:tblGrid>
      <w:tr>
        <w:trPr>
          <w:tblHeader w:val="true"/>
          <w:cantSplit w:val="true"/>
        </w:trPr>
        <w:tc>
          <w:tcPr>
            <w:tcW w:w="2289"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Factor</w:t>
            </w:r>
          </w:p>
        </w:tc>
        <w:tc>
          <w:tcPr>
            <w:tcW w:w="7349"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Levels or Budget</w:t>
            </w:r>
          </w:p>
        </w:tc>
      </w:tr>
      <w:tr>
        <w:trPr>
          <w:cantSplit w:val="true"/>
        </w:trPr>
        <w:tc>
          <w:tcPr>
            <w:tcW w:w="228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Task count</w:t>
            </w:r>
          </w:p>
        </w:tc>
        <w:tc>
          <w:tcPr>
            <w:tcW w:w="734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20, 40, 60; release window 12n seconds</w:t>
            </w:r>
          </w:p>
        </w:tc>
      </w:tr>
      <w:tr>
        <w:trPr>
          <w:cantSplit w:val="true"/>
        </w:trPr>
        <w:tc>
          <w:tcPr>
            <w:tcW w:w="2289"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Charging bays</w:t>
            </w:r>
          </w:p>
        </w:tc>
        <w:tc>
          <w:tcPr>
            <w:tcW w:w="7349"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 or 2</w:t>
            </w:r>
          </w:p>
        </w:tc>
      </w:tr>
      <w:tr>
        <w:trPr>
          <w:cantSplit w:val="true"/>
        </w:trPr>
        <w:tc>
          <w:tcPr>
            <w:tcW w:w="228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Zone imbalance</w:t>
            </w:r>
          </w:p>
        </w:tc>
        <w:tc>
          <w:tcPr>
            <w:tcW w:w="734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Expected A:B ratios 1:1, 2:1, 3:1</w:t>
            </w:r>
          </w:p>
        </w:tc>
      </w:tr>
      <w:tr>
        <w:trPr>
          <w:cantSplit w:val="true"/>
        </w:trPr>
        <w:tc>
          <w:tcPr>
            <w:tcW w:w="2289"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Safety SOC</w:t>
            </w:r>
          </w:p>
        </w:tc>
        <w:tc>
          <w:tcPr>
            <w:tcW w:w="7349"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10%, 20%, 30%</w:t>
            </w:r>
          </w:p>
        </w:tc>
      </w:tr>
      <w:tr>
        <w:trPr>
          <w:cantSplit w:val="true"/>
        </w:trPr>
        <w:tc>
          <w:tcPr>
            <w:tcW w:w="228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Urgent orders</w:t>
            </w:r>
          </w:p>
        </w:tc>
        <w:tc>
          <w:tcPr>
            <w:tcW w:w="734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Additional 0%, 10%, 20%; due allowance 180–360 seconds; priority 4 or 5</w:t>
            </w:r>
          </w:p>
        </w:tc>
      </w:tr>
      <w:tr>
        <w:trPr>
          <w:cantSplit w:val="true"/>
        </w:trPr>
        <w:tc>
          <w:tcPr>
            <w:tcW w:w="2289"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Solver budgets</w:t>
            </w:r>
          </w:p>
        </w:tc>
        <w:tc>
          <w:tcPr>
            <w:tcW w:w="7349"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Offline: 120 s, 8 workers. Rolling: 1 worker, deterministic budget 0.1 per solve, 30 s wall cap; 60 s replanning, approximately 600 s lookahead.</w:t>
            </w:r>
          </w:p>
        </w:tc>
      </w:tr>
    </w:tbl>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Archived experiments used Python 3.13 and OR-Tools 9.15.6755. Heuristics and rolling optimization ran on two-vCPU Colab machines at commit 75afc09; offline CP-SAT used high-RAM Colab machines with Intel Xeon 2.20 GHz processors. The no-reserve runs used 75afc09, while reserve-preserving runs used c87fb9f with an SOC margin of 0.5 percentage points. These are historical results, not a current-version rerun. Hardware differs, so runtimes do not establish strict speedup ratios. The rolling deterministic budget is computational work, not 0.1 elapsed seconds.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local illustration runs use snapshot 9bf0b705, Windows 11, Python 3.12.14, and OR-Tools 9.15.6755. Their seeds, budgets, and sample sizes are reported with the results in Chapter 8. Historical and local observations are kept separate, and the new one-task check in Table 6.1 uses this same snapshot.</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Metrics Statistics and Fair Comparison</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 xml:space="preserve">Metrics include J, makespan, unweighted and priority-weighted tardiness, late-task rate, resource waiting, energy, charging sessions, runtime, and violations. Average resource waiting is </w:t>
      </w:r>
      <w:r>
        <w:rPr/>
      </w:r>
      <m:oMath xmlns:m="http://schemas.openxmlformats.org/officeDocument/2006/math">
        <m:r>
          <m:t xml:space="preserve">(</m:t>
        </m:r>
        <m:sSub>
          <m:e>
            <m:r>
              <m:t xml:space="preserve">W</m:t>
            </m:r>
          </m:e>
          <m:sub>
            <m:r>
              <m:t xml:space="preserve">X</m:t>
            </m:r>
          </m:sub>
        </m:sSub>
        <m:r>
          <m:t xml:space="preserve">+</m:t>
        </m:r>
        <m:sSub>
          <m:e>
            <m:r>
              <m:t xml:space="preserve">W</m:t>
            </m:r>
          </m:e>
          <m:sub>
            <m:r>
              <m:t xml:space="preserve">C</m:t>
            </m:r>
          </m:sub>
        </m:sSub>
        <m:f>
          <m:fPr>
            <m:type m:val="lin"/>
          </m:fPr>
          <m:num>
            <m:r>
              <m:t xml:space="preserve">)</m:t>
            </m:r>
          </m:num>
          <m:den/>
        </m:f>
        <m:r>
          <m:t xml:space="preserve">I</m:t>
        </m:r>
        <m:r>
          <m:t xml:space="preserve">∨</m:t>
        </m:r>
      </m:oMath>
      <w:r>
        <w:rPr>
          <w:rFonts w:eastAsia="Times New Roman" w:cs="Times New Roman"/>
          <w:b w:val="false"/>
          <w:color w:val="000000"/>
          <w:sz w:val="22"/>
          <w:szCs w:val="23"/>
          <w:lang w:val="en-US" w:eastAsia="en-US" w:bidi="en-US"/>
        </w:rPr>
        <w:t xml:space="preserve">, excluding powered-down standby. Energy sums positive SOC consumption and excludes replenishment. Tables report means and sample standard deviations where shown; local figures show medians and individual seeds. Paired objective reduction is </w:t>
      </w:r>
      <w:r>
        <w:rPr/>
      </w:r>
      <m:oMath xmlns:m="http://schemas.openxmlformats.org/officeDocument/2006/math">
        <m:r>
          <m:t xml:space="preserve">1</m:t>
        </m:r>
        <m:r>
          <m:t xml:space="preserve">−</m:t>
        </m:r>
        <m:f>
          <m:fPr>
            <m:type m:val="lin"/>
          </m:fPr>
          <m:num>
            <m:sSub>
              <m:e>
                <m:r>
                  <m:t xml:space="preserve">J</m:t>
                </m:r>
              </m:e>
              <m:sub>
                <m:r>
                  <m:t xml:space="preserve">s</m:t>
                </m:r>
              </m:sub>
            </m:sSub>
          </m:num>
          <m:den>
            <m:sSub>
              <m:e>
                <m:r>
                  <m:t xml:space="preserve">J</m:t>
                </m:r>
              </m:e>
              <m:sub>
                <m:r>
                  <m:t xml:space="preserve">FCFS</m:t>
                </m:r>
              </m:sub>
            </m:sSub>
          </m:den>
        </m:f>
      </m:oMath>
      <w:r>
        <w:rPr>
          <w:rFonts w:eastAsia="Times New Roman" w:cs="Times New Roman"/>
          <w:b w:val="false"/>
          <w:color w:val="000000"/>
          <w:sz w:val="22"/>
          <w:szCs w:val="23"/>
          <w:lang w:val="en-US" w:eastAsia="en-US" w:bidi="en-US"/>
        </w:rPr>
        <w:t>, so a positive value means improvement. It uses actual FCFS J, which can be below 1 because of denominator floors.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Heuristics and offline CP-SAT know future tasks but respect release times; rolling sees only released tasks and uses known-task normalization until final evaluation. Main comparisons retain terminal reserves; no-reserve CP-SAT is an ablation. Heuristics charge to 95%, whereas CP-SAT selects amounts, so gains do not isolate charging effects. Queueing excludes powered-down standby. Feasible solutions do not establish optimality; incumbent retention is not failure. All 700 archived records report success and zero violations. These records come from the archived runs; statistical significance has not been established.</w:t>
      </w:r>
    </w:p>
    <w:p>
      <w:pPr>
        <w:pStyle w:val="Heading1"/>
        <w:keepNext w:val="true"/>
        <w:keepLines/>
        <w:pageBreakBefore w:val="false"/>
        <w:widowControl/>
        <w:snapToGrid w:val="false"/>
        <w:spacing w:lineRule="auto" w:line="259" w:before="160" w:after="80"/>
        <w:ind w:hanging="0" w:start="0" w:end="0"/>
        <w:jc w:val="start"/>
        <w:rPr>
          <w:rFonts w:ascii="Calibri" w:hAnsi="Calibri" w:eastAsia="Calibri" w:cs="Calibri"/>
          <w:b/>
          <w:bCs/>
          <w:sz w:val="30"/>
          <w:szCs w:val="30"/>
        </w:rPr>
      </w:pPr>
      <w:r>
        <w:rPr>
          <w:rFonts w:eastAsia="Times New Roman" w:cs="Times New Roman"/>
          <w:b/>
          <w:bCs/>
          <w:color w:val="000000"/>
          <w:sz w:val="28"/>
          <w:szCs w:val="30"/>
          <w:lang w:val="en-US" w:eastAsia="en-US" w:bidi="en-US"/>
        </w:rPr>
        <w:t>8 Results and Analysis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archive provides the ten-seed, seven-strategy comparison described in Chapter 7. Local figures use three seeds, four configurations, and five offline strategies, giving 60 runs, plus a separate 12-task case with FCFS, CP-SAT, and rolling plans. The archive supplies the broader comparison; the local traces explain individual decisions. Budgets and versions differ, so their samples are not pooled.</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Overall Scheduling Performance</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Table 8.1 reports the archived base setting of 40 tasks, two bays, and a 10% safety SOC. Reserve-preserving CP-SAT has mean J = 0.468 against 1.000 for FCFS, a 53.2% reduction. Mean makespan falls from 3,233 to 2,317 s, or 28.3%, while consumption falls from 443.2 to 358.8 SOC percentage points, or 19.0%. These are separate outcomes: the reduction in J does not represent an equal reduction in completion time.</w:t>
      </w:r>
    </w:p>
    <w:p>
      <w:pPr>
        <w:pStyle w:val="normal1"/>
        <w:keepNext w:val="true"/>
        <w:keepLines w:val="false"/>
        <w:pageBreakBefore w:val="false"/>
        <w:widowControl/>
        <w:snapToGrid w:val="false"/>
        <w:spacing w:lineRule="auto" w:line="259" w:before="0" w:after="80"/>
        <w:ind w:hanging="0" w:start="0" w:end="0"/>
        <w:jc w:val="start"/>
        <w:rPr>
          <w:rFonts w:ascii="Calibri" w:hAnsi="Calibri" w:eastAsia="Calibri" w:cs="Calibri"/>
          <w:sz w:val="19"/>
          <w:szCs w:val="19"/>
        </w:rPr>
      </w:pPr>
      <w:r>
        <w:rPr>
          <w:rFonts w:eastAsia="Times New Roman" w:cs="Times New Roman"/>
          <w:b w:val="false"/>
          <w:color w:val="000000"/>
          <w:sz w:val="19"/>
          <w:szCs w:val="19"/>
          <w:lang w:val="en-US" w:eastAsia="en-US" w:bidi="en-US"/>
        </w:rPr>
        <w:t>Table 8.1 Archived Base Performance over Ten Seeds</w:t>
      </w:r>
    </w:p>
    <w:tbl>
      <w:tblPr>
        <w:tblW w:w="9637" w:type="dxa"/>
        <w:jc w:val="start"/>
        <w:tblInd w:w="-95" w:type="dxa"/>
        <w:tblLayout w:type="fixed"/>
        <w:tblCellMar>
          <w:top w:w="65" w:type="dxa"/>
          <w:start w:w="85" w:type="dxa"/>
          <w:bottom w:w="65" w:type="dxa"/>
          <w:end w:w="85" w:type="dxa"/>
        </w:tblCellMar>
      </w:tblPr>
      <w:tblGrid>
        <w:gridCol w:w="1928"/>
        <w:gridCol w:w="1586"/>
        <w:gridCol w:w="1872"/>
        <w:gridCol w:w="1416"/>
        <w:gridCol w:w="1418"/>
        <w:gridCol w:w="1417"/>
      </w:tblGrid>
      <w:tr>
        <w:trPr>
          <w:tblHeader w:val="true"/>
          <w:cantSplit w:val="true"/>
        </w:trPr>
        <w:tc>
          <w:tcPr>
            <w:tcW w:w="1928"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Method</w:t>
            </w:r>
          </w:p>
        </w:tc>
        <w:tc>
          <w:tcPr>
            <w:tcW w:w="1586"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J</w:t>
              <w:br/>
              <w:t>mean ± SD</w:t>
            </w:r>
          </w:p>
        </w:tc>
        <w:tc>
          <w:tcPr>
            <w:tcW w:w="1872"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Makespan (s)</w:t>
              <w:br/>
              <w:t>mean ± SD</w:t>
            </w:r>
          </w:p>
        </w:tc>
        <w:tc>
          <w:tcPr>
            <w:tcW w:w="1416"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Tardiness</w:t>
              <w:br/>
              <w:t>(s)</w:t>
            </w:r>
          </w:p>
        </w:tc>
        <w:tc>
          <w:tcPr>
            <w:tcW w:w="1418"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Bay queue</w:t>
              <w:br/>
              <w:t>(s)</w:t>
            </w:r>
          </w:p>
        </w:tc>
        <w:tc>
          <w:tcPr>
            <w:tcW w:w="1417"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Energy</w:t>
              <w:br/>
              <w:t>(SOC pp)</w:t>
            </w:r>
          </w:p>
        </w:tc>
      </w:tr>
      <w:tr>
        <w:trPr>
          <w:cantSplit w:val="true"/>
        </w:trPr>
        <w:tc>
          <w:tcPr>
            <w:tcW w:w="192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FCFS</w:t>
            </w:r>
          </w:p>
        </w:tc>
        <w:tc>
          <w:tcPr>
            <w:tcW w:w="158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1.000 ± 0.000</w:t>
            </w:r>
          </w:p>
        </w:tc>
        <w:tc>
          <w:tcPr>
            <w:tcW w:w="187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3233 ± 384</w:t>
            </w:r>
          </w:p>
        </w:tc>
        <w:tc>
          <w:tcPr>
            <w:tcW w:w="14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26,028</w:t>
            </w:r>
          </w:p>
        </w:tc>
        <w:tc>
          <w:tcPr>
            <w:tcW w:w="14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1,437</w:t>
            </w:r>
          </w:p>
        </w:tc>
        <w:tc>
          <w:tcPr>
            <w:tcW w:w="14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443.2</w:t>
            </w:r>
          </w:p>
        </w:tc>
      </w:tr>
      <w:tr>
        <w:trPr>
          <w:cantSplit w:val="true"/>
        </w:trPr>
        <w:tc>
          <w:tcPr>
            <w:tcW w:w="192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Staged</w:t>
            </w:r>
          </w:p>
        </w:tc>
        <w:tc>
          <w:tcPr>
            <w:tcW w:w="1586"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1.067 ± 0.156</w:t>
            </w:r>
          </w:p>
        </w:tc>
        <w:tc>
          <w:tcPr>
            <w:tcW w:w="187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3441 ± 543</w:t>
            </w:r>
          </w:p>
        </w:tc>
        <w:tc>
          <w:tcPr>
            <w:tcW w:w="1416"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27,264</w:t>
            </w:r>
          </w:p>
        </w:tc>
        <w:tc>
          <w:tcPr>
            <w:tcW w:w="141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1,487</w:t>
            </w:r>
          </w:p>
        </w:tc>
        <w:tc>
          <w:tcPr>
            <w:tcW w:w="141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449.0</w:t>
            </w:r>
          </w:p>
        </w:tc>
      </w:tr>
      <w:tr>
        <w:trPr>
          <w:cantSplit w:val="true"/>
        </w:trPr>
        <w:tc>
          <w:tcPr>
            <w:tcW w:w="192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Deadline</w:t>
            </w:r>
          </w:p>
        </w:tc>
        <w:tc>
          <w:tcPr>
            <w:tcW w:w="158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1.003 ± 0.240</w:t>
            </w:r>
          </w:p>
        </w:tc>
        <w:tc>
          <w:tcPr>
            <w:tcW w:w="187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3210 ± 499</w:t>
            </w:r>
          </w:p>
        </w:tc>
        <w:tc>
          <w:tcPr>
            <w:tcW w:w="14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25,994</w:t>
            </w:r>
          </w:p>
        </w:tc>
        <w:tc>
          <w:tcPr>
            <w:tcW w:w="14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1,290</w:t>
            </w:r>
          </w:p>
        </w:tc>
        <w:tc>
          <w:tcPr>
            <w:tcW w:w="14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438.3</w:t>
            </w:r>
          </w:p>
        </w:tc>
      </w:tr>
      <w:tr>
        <w:trPr>
          <w:cantSplit w:val="true"/>
        </w:trPr>
        <w:tc>
          <w:tcPr>
            <w:tcW w:w="192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Joint Greedy</w:t>
            </w:r>
          </w:p>
        </w:tc>
        <w:tc>
          <w:tcPr>
            <w:tcW w:w="1586"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0.793 ± 0.154</w:t>
            </w:r>
          </w:p>
        </w:tc>
        <w:tc>
          <w:tcPr>
            <w:tcW w:w="187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3021 ± 479</w:t>
            </w:r>
          </w:p>
        </w:tc>
        <w:tc>
          <w:tcPr>
            <w:tcW w:w="1416"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17,826</w:t>
            </w:r>
          </w:p>
        </w:tc>
        <w:tc>
          <w:tcPr>
            <w:tcW w:w="141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909</w:t>
            </w:r>
          </w:p>
        </w:tc>
        <w:tc>
          <w:tcPr>
            <w:tcW w:w="141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386.4</w:t>
            </w:r>
          </w:p>
        </w:tc>
      </w:tr>
      <w:tr>
        <w:trPr>
          <w:cantSplit w:val="true"/>
        </w:trPr>
        <w:tc>
          <w:tcPr>
            <w:tcW w:w="192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CP-SAT</w:t>
            </w:r>
          </w:p>
        </w:tc>
        <w:tc>
          <w:tcPr>
            <w:tcW w:w="158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0.468 ± 0.062</w:t>
            </w:r>
          </w:p>
        </w:tc>
        <w:tc>
          <w:tcPr>
            <w:tcW w:w="187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2317 ± 477</w:t>
            </w:r>
          </w:p>
        </w:tc>
        <w:tc>
          <w:tcPr>
            <w:tcW w:w="14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9,934</w:t>
            </w:r>
          </w:p>
        </w:tc>
        <w:tc>
          <w:tcPr>
            <w:tcW w:w="14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w:t>
            </w:r>
          </w:p>
        </w:tc>
        <w:tc>
          <w:tcPr>
            <w:tcW w:w="14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358.8</w:t>
            </w:r>
          </w:p>
        </w:tc>
      </w:tr>
      <w:tr>
        <w:trPr>
          <w:cantSplit w:val="true"/>
        </w:trPr>
        <w:tc>
          <w:tcPr>
            <w:tcW w:w="192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CP-SAT no reserve</w:t>
            </w:r>
          </w:p>
        </w:tc>
        <w:tc>
          <w:tcPr>
            <w:tcW w:w="1586"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0.349 ± 0.072</w:t>
            </w:r>
          </w:p>
        </w:tc>
        <w:tc>
          <w:tcPr>
            <w:tcW w:w="187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1732 ± 542</w:t>
            </w:r>
          </w:p>
        </w:tc>
        <w:tc>
          <w:tcPr>
            <w:tcW w:w="1416"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5,032</w:t>
            </w:r>
          </w:p>
        </w:tc>
        <w:tc>
          <w:tcPr>
            <w:tcW w:w="141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w:t>
            </w:r>
          </w:p>
        </w:tc>
        <w:tc>
          <w:tcPr>
            <w:tcW w:w="141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316.1</w:t>
            </w:r>
          </w:p>
        </w:tc>
      </w:tr>
      <w:tr>
        <w:trPr>
          <w:cantSplit w:val="true"/>
        </w:trPr>
        <w:tc>
          <w:tcPr>
            <w:tcW w:w="192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Rolling CP-SAT</w:t>
            </w:r>
          </w:p>
        </w:tc>
        <w:tc>
          <w:tcPr>
            <w:tcW w:w="158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0.636 ± 0.136</w:t>
            </w:r>
          </w:p>
        </w:tc>
        <w:tc>
          <w:tcPr>
            <w:tcW w:w="187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2741 ± 531</w:t>
            </w:r>
          </w:p>
        </w:tc>
        <w:tc>
          <w:tcPr>
            <w:tcW w:w="14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15,651</w:t>
            </w:r>
          </w:p>
        </w:tc>
        <w:tc>
          <w:tcPr>
            <w:tcW w:w="14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255</w:t>
            </w:r>
          </w:p>
        </w:tc>
        <w:tc>
          <w:tcPr>
            <w:tcW w:w="14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388.9</w:t>
            </w:r>
          </w:p>
        </w:tc>
      </w:tr>
    </w:tbl>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Tardiness, bay queueing, and energy in the table are means; tardiness is unweighted and energy excludes replenishment. Joint Greedy reduces mean J by 20.7%, but Staged and Deadline have little average advantage over FCFS. Fixing assignment before reserving resources can leave charging conflicts for the execution stage to absorb. Rolling and no-reserve CP-SAT are shown separately because they use different information or constraints.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objective also needs a consistent reference. Each instance uses its own FCFS-based denominators, with lower bounds for small components. FCFS can therefore score below one, as it does in some 20-task local runs. A smaller J at one task count should not be interpreted as proportionally less physical work than at another count. The paired method comparisons, raw quantities, and distributions together describe the outcome.</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Solver Budget and Local Verification</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Archived offline CP-SAT used 120 s and eight workers; its recorded solutions are FEASIBLE, so the results are not proofs of optimal schedules. For the base setting, total runtime averages 120.67 s, against 0.29 s for Joint Greedy. The methods ran on different Colab machines, which prevents a strict speedup comparison. The result supports a quality–computation trade-off under the recorded budgets.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local check uses one CP-SAT worker, a deterministic budget of 0.15, and a 6 s wall cap per solve. Figure 8.1 shows every seed for the 40-task base setting. All 12 local CP-SAT runs return the same J as Joint Greedy; nine explicitly retain the incumbent through fallback. No improvement beyond the initial schedule is established at this budget. All 60 batch outputs pass validation, as do the three case plans and the browser-exported plan. The repository test suite also passes all 69 tests.</w:t>
      </w:r>
    </w:p>
    <w:p>
      <w:pPr>
        <w:pStyle w:val="normal1"/>
        <w:keepNext w:val="false"/>
        <w:keepLines/>
        <w:pageBreakBefore w:val="false"/>
        <w:widowControl/>
        <w:snapToGrid w:val="false"/>
        <w:spacing w:lineRule="auto" w:line="259" w:before="0" w:after="80"/>
        <w:ind w:hanging="0" w:start="0" w:end="0"/>
        <w:jc w:val="center"/>
        <w:rPr>
          <w:rFonts w:ascii="Cambria" w:hAnsi="Cambria" w:eastAsia="Cambria" w:cs="Cambria"/>
          <w:sz w:val="23"/>
          <w:szCs w:val="23"/>
        </w:rPr>
      </w:pPr>
      <w:r>
        <w:rPr/>
        <w:drawing>
          <wp:inline distT="0" distB="0" distL="0" distR="0">
            <wp:extent cx="5731510" cy="1816100"/>
            <wp:effectExtent l="0" t="0" r="0" b="0"/>
            <wp:docPr id="6"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 title=""/>
                    <pic:cNvPicPr>
                      <a:picLocks noChangeAspect="1" noChangeArrowheads="1"/>
                    </pic:cNvPicPr>
                  </pic:nvPicPr>
                  <pic:blipFill>
                    <a:blip r:embed="rId8"/>
                    <a:stretch>
                      <a:fillRect/>
                    </a:stretch>
                  </pic:blipFill>
                  <pic:spPr bwMode="auto">
                    <a:xfrm>
                      <a:off x="0" y="0"/>
                      <a:ext cx="5731510" cy="1816100"/>
                    </a:xfrm>
                    <a:prstGeom prst="rect">
                      <a:avLst/>
                    </a:prstGeom>
                  </pic:spPr>
                </pic:pic>
              </a:graphicData>
            </a:graphic>
          </wp:inline>
        </w:drawing>
      </w:r>
      <w:r>
        <w:rPr>
          <w:rFonts w:eastAsia="Times New Roman" w:cs="Times New Roman"/>
          <w:b w:val="false"/>
          <w:color w:val="000000"/>
          <w:sz w:val="22"/>
          <w:szCs w:val="23"/>
          <w:lang w:val="en-US" w:eastAsia="en-US" w:bidi="en-US"/>
        </w:rPr>
        <w:br/>
      </w:r>
      <w:r>
        <w:rPr>
          <w:rFonts w:eastAsia="Times New Roman" w:cs="Times New Roman"/>
          <w:b w:val="false"/>
          <w:color w:val="000000"/>
          <w:sz w:val="22"/>
          <w:szCs w:val="18"/>
          <w:lang w:val="en-US" w:eastAsia="en-US" w:bidi="en-US"/>
        </w:rPr>
        <w:t>Figure 8.1 Local Algorithm Comparison. Three seeds, 40 tasks, two bays, safety SOC 10%. Dots show individual runs and horizontal marks show medians. CP-SAT and Joint Greedy coincide under the short budget.</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solver records explain the overlap in Figure 8.1. The nine fallback runs have status UNKNOWN because the search finds no CP-SAT incumbent within budget. They still return a validated external Joint Greedy plan. The other three runs, all with 20 tasks, are FEASIBLE with reported gaps of about 36%–64%, and their returned J still matches the initial plan. The local 12-task offline solution is also FEASIBLE, with a gap of about 56%. None of these cases supplies an optimality certificate. Counting fallback as failure would hide the executable schedules; counting it as solver success would hide the search limitation.</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Worked Example and Bottleneck Analysis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local case has 12 tasks, seed 6, release gap 25 s, two bays, and a 25% safety floor. Initial SOC for R1–R4 is 50.1%, 53.9%, 52.2%, and 80.8%. Offline CP-SAT uses one worker, deterministic budget 0.5, and a 30 s wall cap; its measured total runtime is 2.62 s. Figure 8.2 uses identical time axes for FCFS and CP-SAT. Table 8.2 includes rolling on the same input.</w:t>
      </w:r>
      <w:r>
        <w:rPr>
          <w:rFonts w:eastAsia="Times New Roman" w:cs="Times New Roman"/>
          <w:b w:val="false"/>
          <w:color w:val="000000"/>
          <w:sz w:val="22"/>
          <w:lang w:val="en-US" w:eastAsia="en-US" w:bidi="en-US"/>
        </w:rPr>
        <w:t xml:space="preserve"> The complete 12-task input is given in Appendix B, Table B.1; all three methods use those same records.</w:t>
      </w:r>
    </w:p>
    <w:p>
      <w:pPr>
        <w:pStyle w:val="normal1"/>
        <w:keepNext w:val="true"/>
        <w:keepLines w:val="false"/>
        <w:pageBreakBefore w:val="false"/>
        <w:widowControl/>
        <w:snapToGrid w:val="false"/>
        <w:spacing w:lineRule="auto" w:line="259" w:before="0" w:after="80"/>
        <w:ind w:hanging="0" w:start="0" w:end="0"/>
        <w:jc w:val="start"/>
        <w:rPr>
          <w:rFonts w:ascii="Calibri" w:hAnsi="Calibri" w:eastAsia="Calibri" w:cs="Calibri"/>
          <w:sz w:val="19"/>
          <w:szCs w:val="19"/>
        </w:rPr>
      </w:pPr>
      <w:r>
        <w:rPr>
          <w:rFonts w:eastAsia="Times New Roman" w:cs="Times New Roman"/>
          <w:b w:val="false"/>
          <w:color w:val="000000"/>
          <w:sz w:val="19"/>
          <w:szCs w:val="19"/>
          <w:lang w:val="en-US" w:eastAsia="en-US" w:bidi="en-US"/>
        </w:rPr>
        <w:t>Table 8.2 New Local Twelve Task Case</w:t>
      </w:r>
    </w:p>
    <w:tbl>
      <w:tblPr>
        <w:tblW w:w="9638" w:type="dxa"/>
        <w:jc w:val="start"/>
        <w:tblInd w:w="-95" w:type="dxa"/>
        <w:tblLayout w:type="fixed"/>
        <w:tblCellMar>
          <w:top w:w="65" w:type="dxa"/>
          <w:start w:w="85" w:type="dxa"/>
          <w:bottom w:w="65" w:type="dxa"/>
          <w:end w:w="85" w:type="dxa"/>
        </w:tblCellMar>
      </w:tblPr>
      <w:tblGrid>
        <w:gridCol w:w="1984"/>
        <w:gridCol w:w="1020"/>
        <w:gridCol w:w="1701"/>
        <w:gridCol w:w="1701"/>
        <w:gridCol w:w="1700"/>
        <w:gridCol w:w="1532"/>
      </w:tblGrid>
      <w:tr>
        <w:trPr>
          <w:tblHeader w:val="true"/>
          <w:cantSplit w:val="true"/>
        </w:trPr>
        <w:tc>
          <w:tcPr>
            <w:tcW w:w="1984"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Method</w:t>
            </w:r>
          </w:p>
        </w:tc>
        <w:tc>
          <w:tcPr>
            <w:tcW w:w="1020"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J</w:t>
            </w:r>
          </w:p>
        </w:tc>
        <w:tc>
          <w:tcPr>
            <w:tcW w:w="1701"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Makespan</w:t>
              <w:br/>
              <w:t>(s)</w:t>
            </w:r>
          </w:p>
        </w:tc>
        <w:tc>
          <w:tcPr>
            <w:tcW w:w="1701"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Tardiness</w:t>
              <w:br/>
              <w:t>(s)</w:t>
            </w:r>
          </w:p>
        </w:tc>
        <w:tc>
          <w:tcPr>
            <w:tcW w:w="1700"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Bay queue</w:t>
              <w:br/>
              <w:t>(s)</w:t>
            </w:r>
          </w:p>
        </w:tc>
        <w:tc>
          <w:tcPr>
            <w:tcW w:w="1532"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bCs/>
                <w:color w:val="000000"/>
                <w:sz w:val="19"/>
                <w:szCs w:val="20"/>
                <w:lang w:val="en-US" w:eastAsia="en-US" w:bidi="en-US"/>
              </w:rPr>
              <w:t>Minimum</w:t>
              <w:br/>
              <w:t>SOC (%)</w:t>
            </w:r>
          </w:p>
        </w:tc>
      </w:tr>
      <w:tr>
        <w:trPr>
          <w:cantSplit w:val="true"/>
        </w:trPr>
        <w:tc>
          <w:tcPr>
            <w:tcW w:w="19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FCFS</w:t>
            </w:r>
          </w:p>
        </w:tc>
        <w:tc>
          <w:tcPr>
            <w:tcW w:w="102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1.000</w:t>
            </w:r>
          </w:p>
        </w:tc>
        <w:tc>
          <w:tcPr>
            <w:tcW w:w="170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1673.2</w:t>
            </w:r>
          </w:p>
        </w:tc>
        <w:tc>
          <w:tcPr>
            <w:tcW w:w="170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2518.4</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634.4</w:t>
            </w:r>
          </w:p>
        </w:tc>
        <w:tc>
          <w:tcPr>
            <w:tcW w:w="153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35.4</w:t>
            </w:r>
          </w:p>
        </w:tc>
      </w:tr>
      <w:tr>
        <w:trPr>
          <w:cantSplit w:val="true"/>
        </w:trPr>
        <w:tc>
          <w:tcPr>
            <w:tcW w:w="198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CP-SAT</w:t>
            </w:r>
          </w:p>
        </w:tc>
        <w:tc>
          <w:tcPr>
            <w:tcW w:w="102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0.447</w:t>
            </w:r>
          </w:p>
        </w:tc>
        <w:tc>
          <w:tcPr>
            <w:tcW w:w="170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1165.2</w:t>
            </w:r>
          </w:p>
        </w:tc>
        <w:tc>
          <w:tcPr>
            <w:tcW w:w="170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275.2</w:t>
            </w:r>
          </w:p>
        </w:tc>
        <w:tc>
          <w:tcPr>
            <w:tcW w:w="170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0.0</w:t>
            </w:r>
          </w:p>
        </w:tc>
        <w:tc>
          <w:tcPr>
            <w:tcW w:w="153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25.9</w:t>
            </w:r>
          </w:p>
        </w:tc>
      </w:tr>
      <w:tr>
        <w:trPr>
          <w:cantSplit w:val="true"/>
        </w:trPr>
        <w:tc>
          <w:tcPr>
            <w:tcW w:w="19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Rolling CP-SAT</w:t>
            </w:r>
          </w:p>
        </w:tc>
        <w:tc>
          <w:tcPr>
            <w:tcW w:w="102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0.505</w:t>
            </w:r>
          </w:p>
        </w:tc>
        <w:tc>
          <w:tcPr>
            <w:tcW w:w="170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1237.6</w:t>
            </w:r>
          </w:p>
        </w:tc>
        <w:tc>
          <w:tcPr>
            <w:tcW w:w="170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1011.0</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0.0</w:t>
            </w:r>
          </w:p>
        </w:tc>
        <w:tc>
          <w:tcPr>
            <w:tcW w:w="153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sz w:val="23"/>
                <w:szCs w:val="23"/>
              </w:rPr>
            </w:pPr>
            <w:r>
              <w:rPr>
                <w:rFonts w:eastAsia="Times New Roman" w:cs="Times New Roman"/>
                <w:b w:val="false"/>
                <w:color w:val="000000"/>
                <w:sz w:val="19"/>
                <w:szCs w:val="20"/>
                <w:lang w:val="en-US" w:eastAsia="en-US" w:bidi="en-US"/>
              </w:rPr>
              <w:t>33.4</w:t>
            </w:r>
          </w:p>
        </w:tc>
      </w:tr>
    </w:tbl>
    <w:p>
      <w:pPr>
        <w:pStyle w:val="normal1"/>
        <w:keepNext w:val="false"/>
        <w:keepLines/>
        <w:pageBreakBefore w:val="false"/>
        <w:widowControl/>
        <w:snapToGrid w:val="false"/>
        <w:spacing w:lineRule="auto" w:line="259" w:before="0" w:after="80"/>
        <w:ind w:hanging="0" w:start="0" w:end="0"/>
        <w:jc w:val="center"/>
        <w:rPr>
          <w:rFonts w:ascii="Cambria" w:hAnsi="Cambria" w:eastAsia="Cambria" w:cs="Cambria"/>
          <w:sz w:val="23"/>
          <w:szCs w:val="23"/>
        </w:rPr>
      </w:pPr>
      <w:r>
        <w:rPr/>
        <w:drawing>
          <wp:inline distT="0" distB="0" distL="0" distR="0">
            <wp:extent cx="5731510" cy="2946400"/>
            <wp:effectExtent l="0" t="0" r="0" b="0"/>
            <wp:docPr id="7" name="image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 title=""/>
                    <pic:cNvPicPr>
                      <a:picLocks noChangeAspect="1" noChangeArrowheads="1"/>
                    </pic:cNvPicPr>
                  </pic:nvPicPr>
                  <pic:blipFill>
                    <a:blip r:embed="rId9"/>
                    <a:stretch>
                      <a:fillRect/>
                    </a:stretch>
                  </pic:blipFill>
                  <pic:spPr bwMode="auto">
                    <a:xfrm>
                      <a:off x="0" y="0"/>
                      <a:ext cx="5731510" cy="2946400"/>
                    </a:xfrm>
                    <a:prstGeom prst="rect">
                      <a:avLst/>
                    </a:prstGeom>
                  </pic:spPr>
                </pic:pic>
              </a:graphicData>
            </a:graphic>
          </wp:inline>
        </w:drawing>
      </w:r>
      <w:r>
        <w:rPr>
          <w:rFonts w:eastAsia="Times New Roman" w:cs="Times New Roman"/>
          <w:b w:val="false"/>
          <w:color w:val="000000"/>
          <w:sz w:val="22"/>
          <w:szCs w:val="23"/>
          <w:lang w:val="en-US" w:eastAsia="en-US" w:bidi="en-US"/>
        </w:rPr>
        <w:br/>
      </w:r>
      <w:r>
        <w:rPr>
          <w:rFonts w:eastAsia="Times New Roman" w:cs="Times New Roman"/>
          <w:b w:val="false"/>
          <w:color w:val="000000"/>
          <w:sz w:val="22"/>
          <w:szCs w:val="18"/>
          <w:lang w:val="en-US" w:eastAsia="en-US" w:bidi="en-US"/>
        </w:rPr>
        <w:t>Figure 8.2 Local Schedule and SOC Comparison. The upper panels show robot actions; the lower panels show SOC. The dashed line marks the 25% safety floor. Both schedules retain terminal reserves and pass validation.</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Under FCFS, R1 waits at H from 116.0 to 750.4 s: 634.4 s of charging queueing. Its recharge then lasts until 1,486.2 s. CP-SAT charges R3 first from 126.0 to 554.4 s, then admits R1 immediately at 554.4 s; R1 finishes charging at 868.8 s. The three CP-SAT charge targets are 75.3%, 74.3%, and 52.1%, rather than 95%. These recorded changes remove bay queueing and shorten the schedule. Makespan falls by 30.4% and unweighted tardiness by 89.1%. Energy remains almost unchanged, at 160.548 versus 160.400 SOC points. This case supports a timing and charging explanation, not a large energy-saving claim. Zero queueing also does not mean zero idle time. Average resource waiting falls from 53.7 s per task to zero; this includes the 10 s of FCFS intersection queueing as well as its bay queue.</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Terminal Reserve and Resource Sensitivity</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In the archived base setting, removing terminal reserve lowers mean J from 0.468 to 0.349, and makespan from 2,317 to 1,732 s. Battery safety during execution remains enforced; only the post-batch reserve is removed. The lower values therefore describe a larger feasible region, not a better method under identical requirements. The summary files do not establish charger reachability after the final task for this ablation, so continued operation cannot be inferred from its batch completion metrics.</w:t>
      </w:r>
    </w:p>
    <w:p>
      <w:pPr>
        <w:pStyle w:val="normal1"/>
        <w:keepNext w:val="false"/>
        <w:keepLines/>
        <w:pageBreakBefore w:val="false"/>
        <w:widowControl/>
        <w:snapToGrid w:val="false"/>
        <w:spacing w:lineRule="auto" w:line="259" w:before="0" w:after="80"/>
        <w:ind w:hanging="0" w:start="0" w:end="0"/>
        <w:jc w:val="center"/>
        <w:rPr>
          <w:rFonts w:ascii="Cambria" w:hAnsi="Cambria" w:eastAsia="Cambria" w:cs="Cambria"/>
          <w:sz w:val="23"/>
          <w:szCs w:val="23"/>
        </w:rPr>
      </w:pPr>
      <w:r>
        <w:rPr/>
        <w:drawing>
          <wp:inline distT="0" distB="0" distL="0" distR="0">
            <wp:extent cx="5731510" cy="2247900"/>
            <wp:effectExtent l="0" t="0" r="0" b="0"/>
            <wp:docPr id="8" name="image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descr="" title=""/>
                    <pic:cNvPicPr>
                      <a:picLocks noChangeAspect="1" noChangeArrowheads="1"/>
                    </pic:cNvPicPr>
                  </pic:nvPicPr>
                  <pic:blipFill>
                    <a:blip r:embed="rId10"/>
                    <a:stretch>
                      <a:fillRect/>
                    </a:stretch>
                  </pic:blipFill>
                  <pic:spPr bwMode="auto">
                    <a:xfrm>
                      <a:off x="0" y="0"/>
                      <a:ext cx="5731510" cy="2247900"/>
                    </a:xfrm>
                    <a:prstGeom prst="rect">
                      <a:avLst/>
                    </a:prstGeom>
                  </pic:spPr>
                </pic:pic>
              </a:graphicData>
            </a:graphic>
          </wp:inline>
        </w:drawing>
      </w:r>
      <w:r>
        <w:rPr>
          <w:rFonts w:eastAsia="Times New Roman" w:cs="Times New Roman"/>
          <w:b w:val="false"/>
          <w:color w:val="000000"/>
          <w:sz w:val="22"/>
          <w:szCs w:val="23"/>
          <w:lang w:val="en-US" w:eastAsia="en-US" w:bidi="en-US"/>
        </w:rPr>
        <w:br/>
      </w:r>
      <w:r>
        <w:rPr>
          <w:rFonts w:eastAsia="Times New Roman" w:cs="Times New Roman"/>
          <w:b w:val="false"/>
          <w:color w:val="000000"/>
          <w:sz w:val="22"/>
          <w:szCs w:val="18"/>
          <w:lang w:val="en-US" w:eastAsia="en-US" w:bidi="en-US"/>
        </w:rPr>
        <w:t>Figure 8.3 Local Workload and Charging Sensitivity. Lines show medians over seeds 1–3 and faint dots show individual runs. The left panel varies task count with two bays; the right varies bay count with 40 tasks.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Figure 8.3 shows the local Joint Greedy median J rising from 0.449 at 20 tasks to 0.687 at 40 and 0.860 at 60. At 40 tasks, reducing capacity from two bays to one raises median charging queues from 1,604.6 to 3,913.8 s for FCFS, but from 910.4 to 1,012.2 s for Joint Greedy. Scheduling therefore changes how strongly a resource shortage is felt. Increasing task count also lengthens the release window, so this is not an isolated test of arrival intensity. Three seeds show these observed cases, without establishing statistical significance.</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 archived sensitivity results cover conditions beyond the local check. With the expected A:B task ratio changed from 1:1 to 3:1, reserve-preserving CP-SAT mean makespan increases from 2,317 to 3,010 s. Raising the safety floor from 10% to 30% increases its late-task fraction from 32.5% to 48.0%. Adding 20% urgent tasks increases mean makespan to 2,820 s and the late fraction to 48.8%. Both constraints and workload can therefore limit delivery performance even when every returned plan is feasible.</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These factors answer different questions. Bay count tests resource availability, zone imbalance tests where work is concentrated, and safety SOC reduces the usable battery range. Urgent-order experiments change both the number of tasks and their deadlines and priorities, so they do not isolate a pure priority effect. The four-robot fleet and single intersection remain fixed throughout; task-count results are not evidence of scalability to larger fleets.</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Online Replanning</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On the local 12-task input, rolling CP-SAT performs 18 replans with no incumbent fallbacks. Total runtime is 5.40 s, of which solver wall times sum to 5.10 s; makespan is 1,237.6 s and J is 0.505. It finishes later than offline CP-SAT but receives tasks only after release. The archived base mean J of 0.636 is also between FCFS and offline CP-SAT. These comparisons describe operation with restricted information; they do not isolate algorithm quality from future knowledge. Aggregate runtime alone does not establish a worst-case or 95th-percentile replanning latency.</w:t>
      </w:r>
    </w:p>
    <w:p>
      <w:pPr>
        <w:pStyle w:val="Heading1"/>
        <w:keepNext w:val="true"/>
        <w:keepLines/>
        <w:pageBreakBefore w:val="false"/>
        <w:widowControl/>
        <w:snapToGrid w:val="false"/>
        <w:spacing w:lineRule="auto" w:line="259" w:before="160" w:after="80"/>
        <w:ind w:hanging="0" w:start="0" w:end="0"/>
        <w:jc w:val="start"/>
        <w:rPr>
          <w:rFonts w:ascii="Calibri" w:hAnsi="Calibri" w:eastAsia="Calibri" w:cs="Calibri"/>
          <w:b/>
          <w:bCs/>
          <w:sz w:val="30"/>
          <w:szCs w:val="30"/>
          <w:ins w:id="69" w:author="Unknown Author" w:date="2026-10-28T15:18:18Z"/>
        </w:rPr>
      </w:pPr>
      <w:r>
        <w:rPr>
          <w:rFonts w:eastAsia="Times New Roman" w:cs="Times New Roman"/>
          <w:b/>
          <w:bCs/>
          <w:color w:val="000000"/>
          <w:sz w:val="28"/>
          <w:szCs w:val="30"/>
          <w:lang w:val="en-US" w:eastAsia="en-US" w:bidi="en-US"/>
        </w:rPr>
        <w:t>9 Discussion</w:t>
      </w:r>
    </w:p>
    <w:p>
      <w:pPr>
        <w:pStyle w:val="Heading2"/>
        <w:rPr>
          <w:ins w:id="71" w:author="Unknown Author" w:date="2026-10-28T15:18:18Z"/>
        </w:rPr>
      </w:pPr>
      <w:ins w:id="70" w:author="Unknown Author" w:date="2026-10-28T15:18:18Z">
        <w:r>
          <w:rPr/>
          <w:t>Interpretation of Results</w:t>
        </w:r>
      </w:ins>
    </w:p>
    <w:p>
      <w:pPr>
        <w:pStyle w:val="BodyText"/>
        <w:rPr>
          <w:ins w:id="73" w:author="Unknown Author" w:date="2026-10-28T15:18:18Z"/>
        </w:rPr>
      </w:pPr>
      <w:ins w:id="72" w:author="Unknown Author" w:date="2026-10-28T15:18:18Z">
        <w:r>
          <w:rPr/>
          <w:t>The archive and local experiments support the benefits of jointly scheduling task assignment, intersection reservations, and charging decisions in the tested system. Joint Greedy reduces the mean composite objective by 20.7% relative to FCFS, providing a feasible schedule through coordinated resource and battery checks. Offline CP-SAT achieves further improvement under the archived search budget, although the gain cannot be attributed solely to the solver because CP-SAT also allows flexible charging amounts.</w:t>
        </w:r>
      </w:ins>
    </w:p>
    <w:p>
      <w:pPr>
        <w:pStyle w:val="BodyText"/>
        <w:rPr>
          <w:ins w:id="75" w:author="Unknown Author" w:date="2026-10-28T15:18:18Z"/>
        </w:rPr>
      </w:pPr>
      <w:ins w:id="74" w:author="Unknown Author" w:date="2026-10-28T15:18:18Z">
        <w:r>
          <w:rPr/>
          <w:t>The worked trace identifies a concrete bottleneck: charging to a fixed 95% target can occupy charging bays long enough to delay other robots. Partial charging and task reordering can reduce such delays, but their individual contributions have not been isolated.</w:t>
        </w:r>
      </w:ins>
    </w:p>
    <w:p>
      <w:pPr>
        <w:pStyle w:val="BodyText"/>
        <w:rPr>
          <w:ins w:id="77" w:author="Unknown Author" w:date="2026-10-28T15:18:18Z"/>
        </w:rPr>
      </w:pPr>
      <w:ins w:id="76" w:author="Unknown Author" w:date="2026-10-28T15:18:18Z">
        <w:r>
          <w:rPr/>
          <w:t>The short-budget results also demonstrate the importance of computational limits. CP-SAT may return the validated Joint Greedy schedule without improving it. Joint Greedy therefore provides a practical initial solution and fallback, while CP-SAT can improve scheduling quality when sufficient search time is available. The results should be interpreted using the measured objective, resource queues, and computation time rather than the solver label alone.</w:t>
        </w:r>
      </w:ins>
    </w:p>
    <w:p>
      <w:pPr>
        <w:pStyle w:val="Heading2"/>
        <w:rPr>
          <w:ins w:id="79" w:author="Unknown Author" w:date="2026-10-28T15:18:18Z"/>
        </w:rPr>
      </w:pPr>
      <w:ins w:id="78" w:author="Unknown Author" w:date="2026-10-28T15:18:18Z">
        <w:r>
          <w:rPr/>
          <w:t>Limitations</w:t>
        </w:r>
      </w:ins>
    </w:p>
    <w:p>
      <w:pPr>
        <w:pStyle w:val="BodyText"/>
        <w:rPr>
          <w:ins w:id="81" w:author="Unknown Author" w:date="2026-10-28T15:18:18Z"/>
        </w:rPr>
      </w:pPr>
      <w:ins w:id="80" w:author="Unknown Author" w:date="2026-10-28T15:18:18Z">
        <w:r>
          <w:rPr/>
          <w:t>The results apply to the four-robot, fixed-route system and synthetic workloads considered in this project. Validation establishes compliance with the modeled resource and battery constraints, but does not prove general collision avoidance or physical deployment safety.</w:t>
        </w:r>
      </w:ins>
    </w:p>
    <w:p>
      <w:pPr>
        <w:pStyle w:val="BodyText"/>
        <w:rPr>
          <w:ins w:id="83" w:author="Unknown Author" w:date="2026-10-28T15:18:18Z"/>
        </w:rPr>
      </w:pPr>
      <w:ins w:id="82" w:author="Unknown Author" w:date="2026-10-28T15:18:18Z">
        <w:r>
          <w:rPr/>
          <w:t>The heuristics use a fixed charging target, whereas CP-SAT permits flexible charging amounts, so the effects of charging flexibility and task reordering cannot be separated. Offline methods also have access to future tasks, unlike rolling-horizon CP-SAT, preventing a direct comparison under identical information conditions.</w:t>
        </w:r>
      </w:ins>
    </w:p>
    <w:p>
      <w:pPr>
        <w:pStyle w:val="BodyText"/>
        <w:rPr>
          <w:ins w:id="85" w:author="Unknown Author" w:date="2026-10-28T15:18:18Z"/>
        </w:rPr>
      </w:pPr>
      <w:ins w:id="84" w:author="Unknown Author" w:date="2026-10-28T15:18:18Z">
        <w:r>
          <w:rPr/>
          <w:t>Finally, archived and local experiments differ in hardware, code revisions, and solver budgets. The archived study uses ten seeds per configuration, while the local check uses three, and no formal statistical significance test has been conducted. More controlled comparisons would be needed to isolate the effects of individual scheduling decisions.</w:t>
        </w:r>
      </w:ins>
    </w:p>
    <w:p>
      <w:pPr>
        <w:pStyle w:val="normal1"/>
        <w:widowControl/>
        <w:snapToGrid w:val="false"/>
        <w:spacing w:lineRule="auto" w:line="259" w:before="160" w:after="80"/>
        <w:ind w:hanging="0" w:start="0" w:end="0"/>
        <w:jc w:val="start"/>
        <w:rPr>
          <w:rFonts w:ascii="Calibri" w:hAnsi="Calibri" w:eastAsia="Calibri" w:cs="Calibri"/>
          <w:b/>
          <w:bCs/>
          <w:sz w:val="30"/>
          <w:szCs w:val="30"/>
        </w:rPr>
      </w:pPr>
      <w:r>
        <w:rPr/>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del w:id="87" w:author="Unknown Author" w:date="2026-10-28T15:18:15Z"/>
        </w:rPr>
      </w:pPr>
      <w:del w:id="86" w:author="Unknown Author" w:date="2026-10-28T15:18:15Z">
        <w:r>
          <w:rPr>
            <w:rFonts w:eastAsia="Times New Roman" w:cs="Times New Roman"/>
            <w:b/>
            <w:bCs/>
            <w:color w:val="000000"/>
            <w:sz w:val="23"/>
            <w:szCs w:val="24"/>
            <w:lang w:val="en-US" w:eastAsia="en-US" w:bidi="en-US"/>
          </w:rPr>
          <w:delText>What Joint Decisions Change</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del w:id="89" w:author="Unknown Author" w:date="2026-10-28T15:18:15Z"/>
        </w:rPr>
      </w:pPr>
      <w:del w:id="88" w:author="Unknown Author" w:date="2026-10-28T15:18:15Z">
        <w:r>
          <w:rPr>
            <w:rFonts w:eastAsia="Times New Roman" w:cs="Times New Roman"/>
            <w:b w:val="false"/>
            <w:color w:val="000000"/>
            <w:sz w:val="22"/>
            <w:szCs w:val="23"/>
            <w:lang w:val="en-US" w:eastAsia="en-US" w:bidi="en-US"/>
          </w:rPr>
          <w:delText>The archive and the local case support joint planning of assignment, reservations, and charging. The worked trace identifies a concrete bottleneck: charging to 95% occupies bays long enough to delay another robot. Joint planning changes charging amounts and visit times together. The short-budget results also show why a solver label is insufficient: CP-SAT may return its initial plan without improving it. The useful output is a validated schedule with a measured objective and a disclosed budget. Partial charging and task reordering change together here, so their individual contributions have not been isolated.</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del w:id="91" w:author="Unknown Author" w:date="2026-10-28T15:18:15Z"/>
        </w:rPr>
      </w:pPr>
      <w:del w:id="90" w:author="Unknown Author" w:date="2026-10-28T15:18:15Z">
        <w:r>
          <w:rPr>
            <w:rFonts w:eastAsia="Times New Roman" w:cs="Times New Roman"/>
            <w:b w:val="false"/>
            <w:color w:val="000000"/>
            <w:sz w:val="22"/>
            <w:szCs w:val="23"/>
            <w:lang w:val="en-US" w:eastAsia="en-US" w:bidi="en-US"/>
          </w:rPr>
          <w:delText>For use in the present system, the methods suit different planning budgets. FCFS supplies a transparent reference, while Joint Greedy obtains an executable plan quickly and provides the optimizer with an incumbent. Offline CP-SAT is useful when more search time is available and future tasks are known. Rolling planning is the implemented choice when future tasks must remain hidden. Selection should consider delivery delay, resource queues, and computation together. The local traces show that near-zero queues can coexist with delayed task starts and standby, so queue minimization alone is not a complete dispatching policy.</w:delText>
        </w:r>
      </w:del>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del w:id="93" w:author="Unknown Author" w:date="2026-10-28T15:18:15Z"/>
        </w:rPr>
      </w:pPr>
      <w:del w:id="92" w:author="Unknown Author" w:date="2026-10-28T15:18:15Z">
        <w:r>
          <w:rPr>
            <w:rFonts w:eastAsia="Times New Roman" w:cs="Times New Roman"/>
            <w:b/>
            <w:bCs/>
            <w:color w:val="000000"/>
            <w:sz w:val="23"/>
            <w:szCs w:val="24"/>
            <w:lang w:val="en-US" w:eastAsia="en-US" w:bidi="en-US"/>
          </w:rPr>
          <w:delText>Limits of the Evidence</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del w:id="95" w:author="Unknown Author" w:date="2026-10-28T15:18:15Z"/>
        </w:rPr>
      </w:pPr>
      <w:del w:id="94" w:author="Unknown Author" w:date="2026-10-28T15:18:15Z">
        <w:r>
          <w:rPr>
            <w:rFonts w:eastAsia="Times New Roman" w:cs="Times New Roman"/>
            <w:b w:val="false"/>
            <w:color w:val="000000"/>
            <w:sz w:val="22"/>
            <w:szCs w:val="23"/>
            <w:lang w:val="en-US" w:eastAsia="en-US" w:bidi="en-US"/>
          </w:rPr>
          <w:delText>The model has four robots, one shared intersection, fixed routes, synthetic tasks, deterministic durations, and linear non-preemptive charging. Ordinary edges are not exclusive. A zero-violation result checks the encoded resources and SOC rules; it does not prove geometric collision avoidance, freedom from every possible deadlock, or physical deployment safety. The validator recomputes output traces but shares map and rule utilities with the simulator. Equipment breakdowns, blocked routes, and repair-triggered replanning are not implemented; rolling replanning here responds to released tasks.</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del w:id="97" w:author="Unknown Author" w:date="2026-10-28T15:18:15Z"/>
        </w:rPr>
      </w:pPr>
      <w:del w:id="96" w:author="Unknown Author" w:date="2026-10-28T15:18:15Z">
        <w:r>
          <w:rPr>
            <w:rFonts w:eastAsia="Times New Roman" w:cs="Times New Roman"/>
            <w:b w:val="false"/>
            <w:color w:val="000000"/>
            <w:sz w:val="22"/>
            <w:szCs w:val="23"/>
            <w:lang w:val="en-US" w:eastAsia="en-US" w:bidi="en-US"/>
          </w:rPr>
          <w:delText>The archived study has ten seeds per configuration and the local check has three. Repeated base rows in the archived CSV do not add independent observations. J depends on its weights and FCFS-derived denominators, so raw makespan, tardiness, waiting, and energy must accompany it. Historical and current code versions, integer rounding, different hardware, and fallback behavior limit attribution. The reported differences have not been subjected to a statistical significance test.</w:delText>
        </w:r>
      </w:del>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del w:id="99" w:author="Unknown Author" w:date="2026-10-28T15:18:15Z"/>
        </w:rPr>
      </w:pPr>
      <w:del w:id="98" w:author="Unknown Author" w:date="2026-10-28T15:18:15Z">
        <w:r>
          <w:rPr>
            <w:rFonts w:eastAsia="Times New Roman" w:cs="Times New Roman"/>
            <w:b/>
            <w:bCs/>
            <w:color w:val="000000"/>
            <w:sz w:val="23"/>
            <w:szCs w:val="24"/>
            <w:lang w:val="en-US" w:eastAsia="en-US" w:bidi="en-US"/>
          </w:rPr>
          <w:delText>Next Evaluation Steps</w:delText>
        </w:r>
      </w:del>
    </w:p>
    <w:p>
      <w:pPr>
        <w:pStyle w:val="Heading2"/>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del w:id="100" w:author="Unknown Author" w:date="2026-10-28T15:18:15Z">
        <w:r>
          <w:rPr>
            <w:rFonts w:eastAsia="Times New Roman" w:cs="Times New Roman"/>
            <w:b w:val="false"/>
            <w:color w:val="000000"/>
            <w:sz w:val="22"/>
            <w:szCs w:val="23"/>
            <w:lang w:val="en-US" w:eastAsia="en-US" w:bidi="en-US"/>
          </w:rPr>
          <w:delText>The next comparison should use one machine and a fixed set of tasks to measure quality against solver budget. Online FCFS and online Joint Greedy should receive the same released-task information as rolling CP-SAT. A matched charging-target comparison would separate sequencing gains from partial charging. Extending the project to a factory layout would require its actual tracks, traffic rules, task data, and return requirements to be modeled and checked before transferring these conclusions.</w:delText>
        </w:r>
      </w:del>
      <w:del w:id="101" w:author="Unknown Author" w:date="2026-10-28T15:18:15Z">
        <w:r>
          <w:rPr>
            <w:rFonts w:eastAsia="Times New Roman" w:cs="Times New Roman"/>
            <w:b w:val="false"/>
            <w:color w:val="000000"/>
            <w:sz w:val="22"/>
            <w:lang w:val="en-US" w:eastAsia="en-US" w:bidi="en-US"/>
          </w:rPr>
          <w:delText xml:space="preserve"> Energy uncertainty and nonlinear charging would require additional battery modeling, as illustrated in [10].</w:delText>
        </w:r>
      </w:del>
    </w:p>
    <w:p>
      <w:pPr>
        <w:pStyle w:val="Heading1"/>
        <w:keepNext w:val="true"/>
        <w:keepLines/>
        <w:pageBreakBefore w:val="false"/>
        <w:widowControl/>
        <w:snapToGrid w:val="false"/>
        <w:spacing w:lineRule="auto" w:line="259" w:before="160" w:after="80"/>
        <w:ind w:hanging="0" w:start="0" w:end="0"/>
        <w:jc w:val="start"/>
        <w:rPr>
          <w:rFonts w:ascii="Calibri" w:hAnsi="Calibri" w:eastAsia="Calibri" w:cs="Calibri"/>
          <w:b/>
          <w:bCs/>
          <w:sz w:val="30"/>
          <w:szCs w:val="30"/>
        </w:rPr>
      </w:pPr>
      <w:r>
        <w:rPr>
          <w:rFonts w:eastAsia="Times New Roman" w:cs="Times New Roman"/>
          <w:b/>
          <w:bCs/>
          <w:color w:val="000000"/>
          <w:sz w:val="28"/>
          <w:szCs w:val="30"/>
          <w:lang w:val="en-US" w:eastAsia="en-US" w:bidi="en-US"/>
        </w:rPr>
        <w:t>10 Conclusion</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sz w:val="23"/>
          <w:szCs w:val="23"/>
        </w:rPr>
      </w:pPr>
      <w:r>
        <w:rPr>
          <w:rFonts w:eastAsia="Times New Roman" w:cs="Times New Roman"/>
          <w:b w:val="false"/>
          <w:color w:val="000000"/>
          <w:sz w:val="22"/>
          <w:szCs w:val="23"/>
          <w:lang w:val="en-US" w:eastAsia="en-US" w:bidi="en-US"/>
        </w:rPr>
        <w:t>This project implements joint task, intersection, and charging scheduling for a fixed dual-loop system. In the archived base study, reserve-preserving CP-SAT reduces mean J by 53.2% and makespan by 28.3% relative to FCFS. The new local case links a shorter schedule to reduced bay occupancy and queueing, while the short-budget batch check finds no improvement beyond Joint Greedy. Solver budget therefore matters alongside the scheduling model.</w:t>
      </w:r>
    </w:p>
    <w:p>
      <w:pPr>
        <w:pStyle w:val="normal1"/>
        <w:keepNext w:val="false"/>
        <w:keepLines w:val="false"/>
        <w:pageBreakBefore w:val="false"/>
        <w:widowControl/>
        <w:snapToGrid w:val="false"/>
        <w:spacing w:lineRule="auto" w:line="259" w:before="0" w:after="80"/>
        <w:ind w:hanging="0" w:start="0" w:end="0"/>
        <w:jc w:val="both"/>
        <w:rPr>
          <w:sz w:val="18"/>
          <w:szCs w:val="18"/>
        </w:rPr>
      </w:pPr>
      <w:r>
        <w:rPr>
          <w:rFonts w:eastAsia="Times New Roman" w:cs="Times New Roman"/>
          <w:b w:val="false"/>
          <w:color w:val="000000"/>
          <w:sz w:val="22"/>
          <w:szCs w:val="23"/>
          <w:lang w:val="en-US" w:eastAsia="en-US" w:bidi="en-US"/>
        </w:rPr>
        <w:t>Terminal reserve trades finite-batch performance for post-task charging access. Rolling planning handles released tasks with frozen commitments, but a fair online ranking still needs baselines with the same information. The present evidence supports the tested synthetic system and its resource rules. Broader traffic safety, real-time guarantees, and factory deployment require further modeling and measurements.</w:t>
      </w:r>
    </w:p>
    <w:p>
      <w:pPr>
        <w:pStyle w:val="Heading1"/>
        <w:keepNext w:val="true"/>
        <w:keepLines/>
        <w:pageBreakBefore w:val="false"/>
        <w:widowControl/>
        <w:snapToGrid w:val="false"/>
        <w:spacing w:lineRule="auto" w:line="259" w:before="160" w:after="80"/>
        <w:ind w:hanging="0" w:start="0" w:end="0"/>
        <w:jc w:val="start"/>
        <w:rPr>
          <w:b/>
          <w:bCs/>
          <w:sz w:val="46"/>
          <w:szCs w:val="46"/>
        </w:rPr>
      </w:pPr>
      <w:bookmarkStart w:id="1" w:name="_irg0vbz1iryz"/>
      <w:bookmarkEnd w:id="1"/>
      <w:r>
        <w:rPr>
          <w:rFonts w:eastAsia="Times New Roman" w:cs="Times New Roman"/>
          <w:b/>
          <w:bCs/>
          <w:color w:val="000000"/>
          <w:sz w:val="28"/>
          <w:szCs w:val="46"/>
          <w:lang w:val="en-US" w:eastAsia="en-US" w:bidi="en-US"/>
        </w:rPr>
        <w:t>References</w:t>
      </w:r>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9"/>
          <w:lang w:val="en-US" w:eastAsia="en-US" w:bidi="en-US"/>
        </w:rPr>
      </w:pPr>
      <w:r>
        <w:rPr>
          <w:rFonts w:eastAsia="Times New Roman" w:cs="Times New Roman"/>
          <w:b w:val="false"/>
          <w:color w:val="000000"/>
          <w:sz w:val="19"/>
          <w:lang w:val="en-US" w:eastAsia="en-US" w:bidi="en-US"/>
        </w:rPr>
        <w:t>[1] Athira K. A., Divya Udayan J., and Umashankar Subramaniam. A Systematic Literature Review on Multi-Robot Task Allocation. ACM Computing Surveys, vol. 57, no. 3, pp. 1–28, 2025. https://doi.org/10.1145/3700591</w:t>
      </w:r>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9"/>
          <w:lang w:val="en-US" w:eastAsia="en-US" w:bidi="en-US"/>
        </w:rPr>
      </w:pPr>
      <w:r>
        <w:rPr>
          <w:rFonts w:eastAsia="Times New Roman" w:cs="Times New Roman"/>
          <w:b w:val="false"/>
          <w:color w:val="000000"/>
          <w:sz w:val="19"/>
          <w:lang w:val="en-US" w:eastAsia="en-US" w:bidi="en-US"/>
        </w:rPr>
        <w:t>[2] Shuqin Li, Lubin Fan, Shuai Jia. A hierarchical solution framework for dynamic and conflict-free AGV scheduling in an automated container terminal. Transportation Research Part C: Emerging Technologies, vol. 165, Art. 104724, 2024. https://doi.org/10.1016/j.trc.2024.104724</w:t>
      </w:r>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9"/>
          <w:lang w:val="en-US" w:eastAsia="en-US" w:bidi="en-US"/>
        </w:rPr>
      </w:pPr>
      <w:r>
        <w:rPr>
          <w:rFonts w:eastAsia="Times New Roman" w:cs="Times New Roman"/>
          <w:b w:val="false"/>
          <w:color w:val="000000"/>
          <w:sz w:val="19"/>
          <w:lang w:val="en-US" w:eastAsia="en-US" w:bidi="en-US"/>
        </w:rPr>
        <w:t>[3] Yantong Li, Bo Ren, Xin Wen, Sai-Ho Chung. An adaptive large neighborhood search method for the AGV scheduling problem with a limited number of chargers. International Journal of Production Research, vol. 63, no. 15, pp. 5749–5781, 2025. https://doi.org/10.1080/00207543.2025.2462670</w:t>
      </w:r>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9"/>
          <w:lang w:val="en-US" w:eastAsia="en-US" w:bidi="en-US"/>
        </w:rPr>
      </w:pPr>
      <w:r>
        <w:rPr>
          <w:rFonts w:eastAsia="Times New Roman" w:cs="Times New Roman"/>
          <w:b w:val="false"/>
          <w:color w:val="000000"/>
          <w:sz w:val="19"/>
          <w:lang w:val="en-US" w:eastAsia="en-US" w:bidi="en-US"/>
        </w:rPr>
        <w:t>[4] Xiang Huo, Xiaozheng He, Zhongxia Xiong, Xinkai Wu. Multi-objective optimization for scheduling multi-load automated guided vehicles with consideration of energy consumption. Transportation Research Part C: Emerging Technologies, vol. 161, Art. 104548, 2024. https://doi.org/10.1016/j.trc.2024.104548</w:t>
      </w:r>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9"/>
          <w:lang w:val="en-US" w:eastAsia="en-US" w:bidi="en-US"/>
        </w:rPr>
      </w:pPr>
      <w:r>
        <w:rPr>
          <w:rFonts w:eastAsia="Times New Roman" w:cs="Times New Roman"/>
          <w:b w:val="false"/>
          <w:color w:val="000000"/>
          <w:sz w:val="19"/>
          <w:lang w:val="en-US" w:eastAsia="en-US" w:bidi="en-US"/>
        </w:rPr>
        <w:t>[5] Yantong Li, Xin Wen, Shanshan Zhou, Sai-Ho Chung. Smart Automated Guided Vehicle scheduling with flexible battery management: A new formulation and an exact approach. Computers &amp; Operations Research, vol. 183, Art. 107156, 2025. https://doi.org/10.1016/j.cor.2025.107156</w:t>
      </w:r>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9"/>
          <w:lang w:val="en-US" w:eastAsia="en-US" w:bidi="en-US"/>
        </w:rPr>
      </w:pPr>
      <w:r>
        <w:rPr>
          <w:rFonts w:eastAsia="Times New Roman" w:cs="Times New Roman"/>
          <w:b w:val="false"/>
          <w:color w:val="000000"/>
          <w:sz w:val="19"/>
          <w:lang w:val="en-US" w:eastAsia="en-US" w:bidi="en-US"/>
        </w:rPr>
        <w:t>[6] Youjie Yao, Qihao Liu, Ling Fu, Xinyu Li, Yanbin Yu, Liang Gao, Wei Zhou. A Novel Mathematical Model for the Flexible Job-Shop Scheduling Problem With Limited Automated Guided Vehicles. IEEE Transactions on Automation Science and Engineering, vol. 22, pp. 7449–7462, 2025. https://doi.org/10.1109/TASE.2024.3356255</w:t>
      </w:r>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9"/>
          <w:lang w:val="en-US" w:eastAsia="en-US" w:bidi="en-US"/>
        </w:rPr>
      </w:pPr>
      <w:r>
        <w:rPr>
          <w:rFonts w:eastAsia="Times New Roman" w:cs="Times New Roman"/>
          <w:b w:val="false"/>
          <w:color w:val="000000"/>
          <w:sz w:val="19"/>
          <w:lang w:val="en-US" w:eastAsia="en-US" w:bidi="en-US"/>
        </w:rPr>
        <w:t>[7] Youjie Yao, Qihao Liu, Xinyu Li, Liang Gao. Constraint Programming for AGV and Machine Integrated Scheduling Problem in Flexible Manufacturing System. IEEE Transactions on Automation Science and Engineering, vol. 23, pp. 2378–2390, 2026. https://doi.org/10.1109/TASE.2025.3650678</w:t>
      </w:r>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9"/>
          <w:lang w:val="en-US" w:eastAsia="en-US" w:bidi="en-US"/>
        </w:rPr>
      </w:pPr>
      <w:r>
        <w:rPr>
          <w:rFonts w:eastAsia="Times New Roman" w:cs="Times New Roman"/>
          <w:b w:val="false"/>
          <w:color w:val="000000"/>
          <w:sz w:val="19"/>
          <w:lang w:val="en-US" w:eastAsia="en-US" w:bidi="en-US"/>
        </w:rPr>
        <w:t>[8] Jianbin Xin, Quan Yuan, Andrea D’Ariano, Guanqin Guo, Yanhong Liu, Yanjie Zhou. Dynamic unbalanced task allocation of warehouse AGVs using integrated adaptive large neighborhood search and Kuhn–Munkres algorithm. Computers &amp; Industrial Engineering, vol. 195, Art. 110410, 2024. https://doi.org/10.1016/j.cie.2024.110410</w:t>
      </w:r>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9"/>
          <w:lang w:val="en-US" w:eastAsia="en-US" w:bidi="en-US"/>
        </w:rPr>
      </w:pPr>
      <w:r>
        <w:rPr>
          <w:rFonts w:eastAsia="Times New Roman" w:cs="Times New Roman"/>
          <w:b w:val="false"/>
          <w:color w:val="000000"/>
          <w:sz w:val="19"/>
          <w:lang w:val="en-US" w:eastAsia="en-US" w:bidi="en-US"/>
        </w:rPr>
        <w:t>[9] Xiao Chang, Xiaoliang Jia, Hao Hu. Energy-efficient and self-adaptive AGV scheduling approach based on hierarchical reinforcement learning for flexible shop floor. Computers &amp; Industrial Engineering, vol. 205, Art. 111140, 2025. https://doi.org/10.1016/j.cie.2025.111140</w:t>
      </w:r>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9"/>
          <w:lang w:val="en-US" w:eastAsia="en-US" w:bidi="en-US"/>
        </w:rPr>
      </w:pPr>
      <w:r>
        <w:rPr>
          <w:rFonts w:eastAsia="Times New Roman" w:cs="Times New Roman"/>
          <w:b w:val="false"/>
          <w:color w:val="000000"/>
          <w:sz w:val="19"/>
          <w:lang w:val="en-US" w:eastAsia="en-US" w:bidi="en-US"/>
        </w:rPr>
        <w:t>[10] Léa Ricard, Guy Desaulniers, Andrea Lodi, Louis-Martin Rousseau. Chance-constrained battery management for electric bus scheduling. European Journal of Operational Research, advance online publication, 2026. https://doi.org/10.1016/j.ejor.2026.05.046</w:t>
      </w:r>
      <w:r>
        <w:br w:type="page"/>
      </w:r>
    </w:p>
    <w:p>
      <w:pPr>
        <w:pStyle w:val="Heading1"/>
        <w:keepNext w:val="true"/>
        <w:keepLines/>
        <w:widowControl/>
        <w:snapToGrid w:val="false"/>
        <w:spacing w:lineRule="auto" w:line="259" w:before="160" w:after="80"/>
        <w:ind w:hanging="0" w:start="0" w:end="0"/>
        <w:jc w:val="start"/>
        <w:rPr>
          <w:rFonts w:ascii="Calibri" w:hAnsi="Calibri" w:eastAsia="Calibri" w:cs="Calibri"/>
          <w:b/>
          <w:bCs/>
          <w:sz w:val="30"/>
          <w:szCs w:val="30"/>
        </w:rPr>
      </w:pPr>
      <w:r>
        <w:rPr>
          <w:rFonts w:eastAsia="Times New Roman" w:cs="Times New Roman"/>
          <w:b/>
          <w:bCs/>
          <w:color w:val="000000"/>
          <w:sz w:val="28"/>
          <w:szCs w:val="30"/>
          <w:lang w:val="en-US" w:eastAsia="en-US" w:bidi="en-US"/>
        </w:rPr>
        <w:t>Appendix A Full Model and Reproducibility</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Finite Scheduling Model</w:t>
      </w:r>
    </w:p>
    <w:p>
      <w:pPr>
        <w:pStyle w:val="normal1"/>
        <w:keepNext w:val="false"/>
        <w:keepLines w:val="false"/>
        <w:pageBreakBefore w:val="false"/>
        <w:widowControl/>
        <w:tabs>
          <w:tab w:val="clear" w:pos="720"/>
          <w:tab w:val="center" w:pos="4535" w:leader="none"/>
          <w:tab w:val="right" w:pos="9638" w:leader="none"/>
        </w:tabs>
        <w:snapToGrid w:val="false"/>
        <w:spacing w:lineRule="auto" w:line="259" w:before="0" w:after="80"/>
        <w:ind w:hanging="0" w:start="0" w:end="0"/>
        <w:jc w:val="both"/>
        <w:rPr>
          <w:rFonts w:ascii="Cambria" w:hAnsi="Cambria" w:eastAsia="Cambria" w:cs="Cambria"/>
        </w:rPr>
      </w:pPr>
      <w:r>
        <w:rPr>
          <w:rFonts w:eastAsia="Times New Roman" w:cs="Times New Roman"/>
          <w:b w:val="false"/>
          <w:color w:val="000000"/>
          <w:sz w:val="22"/>
          <w:lang w:val="en-US" w:eastAsia="en-US" w:bidi="en-US"/>
        </w:rPr>
        <w:t xml:space="preserve">The project implementation uses </w:t>
      </w:r>
      <w:r>
        <w:rPr/>
      </w:r>
      <m:oMath xmlns:m="http://schemas.openxmlformats.org/officeDocument/2006/math">
        <m:sSub>
          <m:e>
            <m:r>
              <m:t xml:space="preserve">V</m:t>
            </m:r>
          </m:e>
          <m:sub>
            <m:r>
              <m:t xml:space="preserve">k</m:t>
            </m:r>
          </m:sub>
        </m:sSub>
        <m:r>
          <m:t xml:space="preserve">=</m:t>
        </m:r>
        <m:r>
          <m:t xml:space="preserve">{</m:t>
        </m:r>
        <m:r>
          <m:t xml:space="preserve">0</m:t>
        </m:r>
        <m:r>
          <m:t xml:space="preserve">}</m:t>
        </m:r>
        <m:r>
          <m:t xml:space="preserve">∪</m:t>
        </m:r>
        <m:sSub>
          <m:e>
            <m:r>
              <m:t xml:space="preserve">I</m:t>
            </m:r>
          </m:e>
          <m:sub>
            <m:r>
              <m:t xml:space="preserve">k</m:t>
            </m:r>
          </m:sub>
        </m:sSub>
        <m:r>
          <m:t xml:space="preserve">∪</m:t>
        </m:r>
        <m:sSub>
          <m:e>
            <m:r>
              <m:t xml:space="preserve">Q</m:t>
            </m:r>
          </m:e>
          <m:sub>
            <m:r>
              <m:t xml:space="preserve">k</m:t>
            </m:r>
          </m:sub>
        </m:sSub>
      </m:oMath>
      <w:r>
        <w:rPr>
          <w:rFonts w:eastAsia="Times New Roman" w:cs="Times New Roman"/>
          <w:b w:val="false"/>
          <w:color w:val="000000"/>
          <w:sz w:val="22"/>
          <w:lang w:val="en-US" w:eastAsia="en-US" w:bidi="en-US"/>
        </w:rPr>
        <w:t xml:space="preserve">. Presence </w:t>
      </w:r>
      <w:r>
        <w:rPr/>
      </w:r>
      <m:oMath xmlns:m="http://schemas.openxmlformats.org/officeDocument/2006/math">
        <m:sSub>
          <m:e>
            <m:r>
              <m:t xml:space="preserve">z</m:t>
            </m:r>
          </m:e>
          <m:sub>
            <m:r>
              <m:t xml:space="preserve">ki</m:t>
            </m:r>
          </m:sub>
        </m:sSub>
        <m:r>
          <m:t xml:space="preserve">=</m:t>
        </m:r>
        <m:sSub>
          <m:e>
            <m:r>
              <m:t xml:space="preserve">x</m:t>
            </m:r>
          </m:e>
          <m:sub>
            <m:r>
              <m:t xml:space="preserve">ik</m:t>
            </m:r>
          </m:sub>
        </m:sSub>
      </m:oMath>
      <w:r>
        <w:rPr>
          <w:rFonts w:eastAsia="Times New Roman" w:cs="Times New Roman"/>
          <w:b w:val="false"/>
          <w:color w:val="000000"/>
          <w:sz w:val="22"/>
          <w:lang w:val="en-US" w:eastAsia="en-US" w:bidi="en-US"/>
        </w:rPr>
        <w:t xml:space="preserve"> for a task and </w:t>
      </w:r>
      <w:r>
        <w:rPr/>
      </w:r>
      <m:oMath xmlns:m="http://schemas.openxmlformats.org/officeDocument/2006/math">
        <m:sSub>
          <m:e>
            <m:r>
              <m:t xml:space="preserve">z</m:t>
            </m:r>
          </m:e>
          <m:sub>
            <m:r>
              <m:t xml:space="preserve">kq</m:t>
            </m:r>
          </m:sub>
        </m:sSub>
        <m:r>
          <m:t xml:space="preserve">=</m:t>
        </m:r>
        <m:sSub>
          <m:e>
            <m:r>
              <m:t xml:space="preserve">y</m:t>
            </m:r>
          </m:e>
          <m:sub>
            <m:r>
              <m:t xml:space="preserve">kq</m:t>
            </m:r>
          </m:sub>
        </m:sSub>
      </m:oMath>
      <w:r>
        <w:rPr>
          <w:rFonts w:eastAsia="Times New Roman" w:cs="Times New Roman"/>
          <w:b w:val="false"/>
          <w:color w:val="000000"/>
          <w:sz w:val="22"/>
          <w:lang w:val="en-US" w:eastAsia="en-US" w:bidi="en-US"/>
        </w:rPr>
        <w:t xml:space="preserve"> for charging; </w:t>
      </w:r>
      <w:r>
        <w:rPr/>
      </w:r>
      <m:oMath xmlns:m="http://schemas.openxmlformats.org/officeDocument/2006/math">
        <m:sSub>
          <m:e>
            <m:r>
              <m:t xml:space="preserve">z</m:t>
            </m:r>
          </m:e>
          <m:sub>
            <m:r>
              <m:t xml:space="preserve">k</m:t>
            </m:r>
            <m:r>
              <m:t xml:space="preserve">0</m:t>
            </m:r>
          </m:sub>
        </m:sSub>
        <m:r>
          <m:t xml:space="preserve">=</m:t>
        </m:r>
        <m:r>
          <m:t xml:space="preserve">1</m:t>
        </m:r>
      </m:oMath>
      <w:r>
        <w:rPr>
          <w:rFonts w:eastAsia="Times New Roman" w:cs="Times New Roman"/>
          <w:b w:val="false"/>
          <w:color w:val="000000"/>
          <w:sz w:val="22"/>
          <w:lang w:val="en-US" w:eastAsia="en-US" w:bidi="en-US"/>
        </w:rPr>
        <w:t xml:space="preserve">. Assignment </w:t>
      </w:r>
      <w:r>
        <w:rPr/>
      </w:r>
      <m:oMath xmlns:m="http://schemas.openxmlformats.org/officeDocument/2006/math">
        <m:r>
          <m:t xml:space="preserve">x</m:t>
        </m:r>
      </m:oMath>
      <w:r>
        <w:rPr>
          <w:rFonts w:eastAsia="Times New Roman" w:cs="Times New Roman"/>
          <w:b w:val="false"/>
          <w:color w:val="000000"/>
          <w:sz w:val="22"/>
          <w:lang w:val="en-US" w:eastAsia="en-US" w:bidi="en-US"/>
        </w:rPr>
        <w:t xml:space="preserve">, arc </w:t>
      </w:r>
      <w:r>
        <w:rPr/>
      </w:r>
      <m:oMath xmlns:m="http://schemas.openxmlformats.org/officeDocument/2006/math">
        <m:r>
          <m:t xml:space="preserve">a</m:t>
        </m:r>
      </m:oMath>
      <w:r>
        <w:rPr>
          <w:rFonts w:eastAsia="Times New Roman" w:cs="Times New Roman"/>
          <w:b w:val="false"/>
          <w:color w:val="000000"/>
          <w:sz w:val="22"/>
          <w:lang w:val="en-US" w:eastAsia="en-US" w:bidi="en-US"/>
        </w:rPr>
        <w:t xml:space="preserve">, activation </w:t>
      </w:r>
      <w:r>
        <w:rPr/>
      </w:r>
      <m:oMath xmlns:m="http://schemas.openxmlformats.org/officeDocument/2006/math">
        <m:r>
          <m:t xml:space="preserve">y</m:t>
        </m:r>
      </m:oMath>
      <w:r>
        <w:rPr>
          <w:rFonts w:eastAsia="Times New Roman" w:cs="Times New Roman"/>
          <w:b w:val="false"/>
          <w:color w:val="000000"/>
          <w:sz w:val="22"/>
          <w:lang w:val="en-US" w:eastAsia="en-US" w:bidi="en-US"/>
        </w:rPr>
        <w:t xml:space="preserve">, and bay </w:t>
      </w:r>
      <w:r>
        <w:rPr/>
      </w:r>
      <m:oMath xmlns:m="http://schemas.openxmlformats.org/officeDocument/2006/math">
        <m:r>
          <m:t xml:space="preserve">b</m:t>
        </m:r>
      </m:oMath>
      <w:r>
        <w:rPr>
          <w:rFonts w:eastAsia="Times New Roman" w:cs="Times New Roman"/>
          <w:b w:val="false"/>
          <w:color w:val="000000"/>
          <w:sz w:val="22"/>
          <w:lang w:val="en-US" w:eastAsia="en-US" w:bidi="en-US"/>
        </w:rPr>
        <w:t xml:space="preserve"> are Boolean. Equations below use seconds and SOC percentage points. Internally, time variables are integer ticks in </w:t>
      </w:r>
      <w:r>
        <w:rPr/>
      </w:r>
      <m:oMath xmlns:m="http://schemas.openxmlformats.org/officeDocument/2006/math">
        <m:d>
          <m:dPr>
            <m:begChr m:val="["/>
            <m:endChr m:val="]"/>
          </m:dPr>
          <m:e>
            <m:bar>
              <m:barPr>
                <m:pos m:val="bot"/>
              </m:barPr>
              <m:e>
                <m:r>
                  <m:t xml:space="preserve">H</m:t>
                </m:r>
              </m:e>
            </m:bar>
          </m:e>
        </m:d>
      </m:oMath>
      <w:r>
        <w:rPr>
          <w:rFonts w:eastAsia="Times New Roman" w:cs="Times New Roman"/>
          <w:b w:val="false"/>
          <w:color w:val="000000"/>
          <w:sz w:val="22"/>
          <w:lang w:val="en-US" w:eastAsia="en-US" w:bidi="en-US"/>
        </w:rPr>
        <w:t xml:space="preserve">, except the charging duration bound below. Node arrival/end SOC and charging targets lie in </w:t>
      </w:r>
      <w:r>
        <w:rPr/>
      </w:r>
      <m:oMath xmlns:m="http://schemas.openxmlformats.org/officeDocument/2006/math">
        <m:d>
          <m:dPr>
            <m:begChr m:val="["/>
            <m:endChr m:val="]"/>
          </m:dPr>
          <m:e>
            <m:r>
              <m:t xml:space="preserve">100</m:t>
            </m:r>
            <m:r>
              <m:t xml:space="preserve">U</m:t>
            </m:r>
          </m:e>
        </m:d>
      </m:oMath>
      <w:r>
        <w:rPr>
          <w:rFonts w:eastAsia="Times New Roman" w:cs="Times New Roman"/>
          <w:b w:val="false"/>
          <w:color w:val="000000"/>
          <w:sz w:val="22"/>
          <w:lang w:val="en-US" w:eastAsia="en-US" w:bidi="en-US"/>
        </w:rPr>
        <w:t>. The dummy state fixes initial availability, position, and SOC.</w:t>
        <w:br/>
        <w:tab/>
      </w:r>
      <w:r>
        <w:rPr/>
      </w:r>
      <m:oMath xmlns:m="http://schemas.openxmlformats.org/officeDocument/2006/math">
        <m:nary>
          <m:naryPr>
            <m:chr m:val="∑"/>
          </m:naryPr>
          <m:sub>
            <m:r>
              <m:t xml:space="preserve">k</m:t>
            </m:r>
            <m:r>
              <m:t xml:space="preserve">:</m:t>
            </m:r>
            <m:r>
              <m:t xml:space="preserve">i</m:t>
            </m:r>
            <m:r>
              <m:t xml:space="preserve">∈</m:t>
            </m:r>
            <m:sSub>
              <m:e>
                <m:r>
                  <m:t xml:space="preserve">I</m:t>
                </m:r>
              </m:e>
              <m:sub>
                <m:r>
                  <m:t xml:space="preserve">k</m:t>
                </m:r>
              </m:sub>
            </m:sSub>
          </m:sub>
          <m:sup/>
          <m:e>
            <m:sSub>
              <m:e>
                <m:r>
                  <m:t xml:space="preserve">x</m:t>
                </m:r>
              </m:e>
              <m:sub>
                <m:r>
                  <m:t xml:space="preserve">ik</m:t>
                </m:r>
              </m:sub>
            </m:sSub>
            <m:r>
              <m:t xml:space="preserve">=</m:t>
            </m:r>
            <m:r>
              <m:t xml:space="preserve">1</m:t>
            </m:r>
            <m:r>
              <m:t xml:space="preserve">,</m:t>
            </m:r>
            <m:sSub>
              <m:e>
                <m:r>
                  <m:t xml:space="preserve">a</m:t>
                </m:r>
              </m:e>
              <m:sub>
                <m:r>
                  <m:t xml:space="preserve">knn</m:t>
                </m:r>
              </m:sub>
            </m:sSub>
            <m:r>
              <m:t xml:space="preserve">=</m:t>
            </m:r>
            <m:r>
              <m:t xml:space="preserve">1</m:t>
            </m:r>
            <m:r>
              <m:t xml:space="preserve">−</m:t>
            </m:r>
            <m:sSub>
              <m:e>
                <m:r>
                  <m:t xml:space="preserve">z</m:t>
                </m:r>
              </m:e>
              <m:sub>
                <m:r>
                  <m:t xml:space="preserve">kn</m:t>
                </m:r>
              </m:sub>
            </m:sSub>
            <m:r>
              <m:t xml:space="preserve">(</m:t>
            </m:r>
            <m:r>
              <m:t xml:space="preserve">n</m:t>
            </m:r>
            <m:r>
              <m:t xml:space="preserve">≠</m:t>
            </m:r>
            <m:r>
              <m:t xml:space="preserve">0</m:t>
            </m:r>
            <m:r>
              <m:t xml:space="preserve">)</m:t>
            </m:r>
            <m:r>
              <m:t xml:space="preserve">,</m:t>
            </m:r>
            <m:r>
              <m:t xml:space="preserve">Circuit</m:t>
            </m:r>
            <m:r>
              <m:t xml:space="preserve">(</m:t>
            </m:r>
            <m:sSub>
              <m:e>
                <m:r>
                  <m:t xml:space="preserve">a</m:t>
                </m:r>
              </m:e>
              <m:sub>
                <m:r>
                  <m:t xml:space="preserve">k</m:t>
                </m:r>
              </m:sub>
            </m:sSub>
            <m:r>
              <m:t xml:space="preserve">)</m:t>
            </m:r>
            <m:r>
              <m:t xml:space="preserve">.</m:t>
            </m:r>
          </m:e>
        </m:nary>
      </m:oMath>
      <w:r>
        <w:rPr>
          <w:rFonts w:eastAsia="Times New Roman" w:cs="Times New Roman"/>
          <w:b w:val="false"/>
          <w:color w:val="000000"/>
          <w:sz w:val="22"/>
          <w:szCs w:val="20"/>
          <w:lang w:val="en-US" w:eastAsia="en-US" w:bidi="en-US"/>
        </w:rPr>
        <w:tab/>
        <w:t>(A.1)</w:t>
      </w:r>
    </w:p>
    <w:p>
      <w:pPr>
        <w:pStyle w:val="normal1"/>
        <w:keepNext w:val="false"/>
        <w:keepLines w:val="false"/>
        <w:pageBreakBefore w:val="false"/>
        <w:widowControl/>
        <w:tabs>
          <w:tab w:val="clear" w:pos="720"/>
          <w:tab w:val="center" w:pos="4535" w:leader="none"/>
          <w:tab w:val="right" w:pos="9638" w:leader="none"/>
        </w:tabs>
        <w:snapToGrid w:val="false"/>
        <w:spacing w:lineRule="auto" w:line="259" w:before="0" w:after="80"/>
        <w:ind w:hanging="0" w:start="0" w:end="0"/>
        <w:jc w:val="both"/>
        <w:rPr>
          <w:rFonts w:ascii="Cambria" w:hAnsi="Cambria" w:eastAsia="Cambria" w:cs="Cambria"/>
        </w:rPr>
      </w:pPr>
      <w:r>
        <w:rPr>
          <w:rFonts w:eastAsia="Times New Roman" w:cs="Times New Roman"/>
          <w:b w:val="false"/>
          <w:color w:val="000000"/>
          <w:sz w:val="22"/>
          <w:lang w:val="en-US" w:eastAsia="en-US" w:bidi="en-US"/>
        </w:rPr>
        <w:t xml:space="preserve">Each selected non-self arc belongs to the single circuit through 0; the dummy self-loop permits an idle robot. Selected </w:t>
      </w:r>
      <w:r>
        <w:rPr/>
      </w:r>
      <m:oMath xmlns:m="http://schemas.openxmlformats.org/officeDocument/2006/math">
        <m:r>
          <m:t xml:space="preserve">a</m:t>
        </m:r>
        <m:r>
          <m:t xml:space="preserve">→</m:t>
        </m:r>
        <m:r>
          <m:t xml:space="preserve">n</m:t>
        </m:r>
      </m:oMath>
      <w:r>
        <w:rPr>
          <w:rFonts w:eastAsia="Times New Roman" w:cs="Times New Roman"/>
          <w:b w:val="false"/>
          <w:color w:val="000000"/>
          <w:sz w:val="22"/>
          <w:lang w:val="en-US" w:eastAsia="en-US" w:bidi="en-US"/>
        </w:rPr>
        <w:t xml:space="preserve"> enforces </w:t>
      </w:r>
      <w:r>
        <w:rPr/>
      </w:r>
      <m:oMath xmlns:m="http://schemas.openxmlformats.org/officeDocument/2006/math">
        <m:sSub>
          <m:e>
            <m:r>
              <m:t xml:space="preserve">s</m:t>
            </m:r>
          </m:e>
          <m:sub>
            <m:r>
              <m:t xml:space="preserve">kn</m:t>
            </m:r>
          </m:sub>
        </m:sSub>
        <m:r>
          <m:t xml:space="preserve">≥</m:t>
        </m:r>
        <m:sSub>
          <m:e>
            <m:r>
              <m:t xml:space="preserve">f</m:t>
            </m:r>
          </m:e>
          <m:sub>
            <m:r>
              <m:t xml:space="preserve">ka</m:t>
            </m:r>
          </m:sub>
        </m:sSub>
      </m:oMath>
      <w:r>
        <w:rPr>
          <w:rFonts w:eastAsia="Times New Roman" w:cs="Times New Roman"/>
          <w:b w:val="false"/>
          <w:color w:val="000000"/>
          <w:sz w:val="22"/>
          <w:lang w:val="en-US" w:eastAsia="en-US" w:bidi="en-US"/>
        </w:rPr>
        <w:t xml:space="preserve"> and replays fixed incoming travel to pickup or H. Task copies share </w:t>
      </w:r>
      <w:r>
        <w:rPr/>
      </w:r>
      <m:oMath xmlns:m="http://schemas.openxmlformats.org/officeDocument/2006/math">
        <m:sSub>
          <m:e>
            <m:r>
              <m:t xml:space="preserve">s</m:t>
            </m:r>
          </m:e>
          <m:sub>
            <m:r>
              <m:t xml:space="preserve">i</m:t>
            </m:r>
          </m:sub>
        </m:sSub>
        <m:r>
          <m:t xml:space="preserve">,</m:t>
        </m:r>
        <m:sSub>
          <m:e>
            <m:r>
              <m:t xml:space="preserve">c</m:t>
            </m:r>
          </m:e>
          <m:sub>
            <m:r>
              <m:t xml:space="preserve">i</m:t>
            </m:r>
          </m:sub>
        </m:sSub>
      </m:oMath>
      <w:r>
        <w:rPr>
          <w:rFonts w:eastAsia="Times New Roman" w:cs="Times New Roman"/>
          <w:b w:val="false"/>
          <w:color w:val="000000"/>
          <w:sz w:val="22"/>
          <w:lang w:val="en-US" w:eastAsia="en-US" w:bidi="en-US"/>
        </w:rPr>
        <w:t xml:space="preserve"> when selected, with </w:t>
      </w:r>
      <w:r>
        <w:rPr/>
      </w:r>
      <m:oMath xmlns:m="http://schemas.openxmlformats.org/officeDocument/2006/math">
        <m:sSub>
          <m:e>
            <m:r>
              <m:t xml:space="preserve">s</m:t>
            </m:r>
          </m:e>
          <m:sub>
            <m:r>
              <m:t xml:space="preserve">i</m:t>
            </m:r>
          </m:sub>
        </m:sSub>
        <m:r>
          <m:t xml:space="preserve">≥</m:t>
        </m:r>
        <m:sSub>
          <m:e>
            <m:r>
              <m:t xml:space="preserve">r</m:t>
            </m:r>
          </m:e>
          <m:sub>
            <m:r>
              <m:t xml:space="preserve">i</m:t>
            </m:r>
          </m:sub>
        </m:sSub>
      </m:oMath>
      <w:r>
        <w:rPr>
          <w:rFonts w:eastAsia="Times New Roman" w:cs="Times New Roman"/>
          <w:b w:val="false"/>
          <w:color w:val="000000"/>
          <w:sz w:val="22"/>
          <w:lang w:val="en-US" w:eastAsia="en-US" w:bidi="en-US"/>
        </w:rPr>
        <w:t xml:space="preserve">; loading, loaded travel, and unloading advance time by equality. Absent visits have zero start/ready/end times, and inactive crossings/charge waits are zero. For charging, </w:t>
      </w:r>
      <w:r>
        <w:rPr/>
      </w:r>
      <m:oMath xmlns:m="http://schemas.openxmlformats.org/officeDocument/2006/math">
        <m:sSub>
          <m:e>
            <m:r>
              <m:t xml:space="preserve">y</m:t>
            </m:r>
          </m:e>
          <m:sub>
            <m:r>
              <m:t xml:space="preserve">k</m:t>
            </m:r>
            <m:r>
              <m:t xml:space="preserve">,</m:t>
            </m:r>
            <m:r>
              <m:t xml:space="preserve">q</m:t>
            </m:r>
            <m:r>
              <m:t xml:space="preserve">+</m:t>
            </m:r>
            <m:r>
              <m:t xml:space="preserve">1</m:t>
            </m:r>
          </m:sub>
        </m:sSub>
        <m:r>
          <m:t xml:space="preserve">≤</m:t>
        </m:r>
        <m:sSub>
          <m:e>
            <m:r>
              <m:t xml:space="preserve">y</m:t>
            </m:r>
          </m:e>
          <m:sub>
            <m:r>
              <m:t xml:space="preserve">kq</m:t>
            </m:r>
          </m:sub>
        </m:sSub>
      </m:oMath>
      <w:r>
        <w:rPr>
          <w:rFonts w:eastAsia="Times New Roman" w:cs="Times New Roman"/>
          <w:b w:val="false"/>
          <w:color w:val="000000"/>
          <w:sz w:val="22"/>
          <w:lang w:val="en-US" w:eastAsia="en-US" w:bidi="en-US"/>
        </w:rPr>
        <w:t xml:space="preserve"> and </w:t>
      </w:r>
      <w:r>
        <w:rPr/>
      </w:r>
      <m:oMath xmlns:m="http://schemas.openxmlformats.org/officeDocument/2006/math">
        <m:sSub>
          <m:e>
            <m:r>
              <m:t xml:space="preserve">s</m:t>
            </m:r>
          </m:e>
          <m:sub>
            <m:r>
              <m:t xml:space="preserve">k</m:t>
            </m:r>
            <m:r>
              <m:t xml:space="preserve">,</m:t>
            </m:r>
            <m:r>
              <m:t xml:space="preserve">q</m:t>
            </m:r>
            <m:r>
              <m:t xml:space="preserve">+</m:t>
            </m:r>
            <m:r>
              <m:t xml:space="preserve">1</m:t>
            </m:r>
          </m:sub>
        </m:sSub>
        <m:r>
          <m:t xml:space="preserve">≥</m:t>
        </m:r>
        <m:sSub>
          <m:e>
            <m:r>
              <m:t xml:space="preserve">f</m:t>
            </m:r>
          </m:e>
          <m:sub>
            <m:r>
              <m:t xml:space="preserve">kq</m:t>
            </m:r>
          </m:sub>
        </m:sSub>
      </m:oMath>
      <w:r>
        <w:rPr>
          <w:rFonts w:eastAsia="Times New Roman" w:cs="Times New Roman"/>
          <w:b w:val="false"/>
          <w:color w:val="000000"/>
          <w:sz w:val="22"/>
          <w:lang w:val="en-US" w:eastAsia="en-US" w:bidi="en-US"/>
        </w:rPr>
        <w:t xml:space="preserve"> when present. Final charge-to-dummy arcs are forbidden; closing task-to-dummy arcs add no return travel.</w:t>
        <w:br/>
        <w:tab/>
      </w:r>
      <w:r>
        <w:rPr/>
      </w:r>
      <m:oMath xmlns:m="http://schemas.openxmlformats.org/officeDocument/2006/math">
        <m:r>
          <m:t xml:space="preserve">e</m:t>
        </m:r>
        <m:r>
          <m:t xml:space="preserve">=</m:t>
        </m:r>
        <m:r>
          <m:t xml:space="preserve">arrival</m:t>
        </m:r>
        <m:r>
          <m:t xml:space="preserve">+</m:t>
        </m:r>
        <m:r>
          <m:t xml:space="preserve">w</m:t>
        </m:r>
        <m:r>
          <m:t xml:space="preserve">,</m:t>
        </m:r>
        <m:r>
          <m:t xml:space="preserve">l</m:t>
        </m:r>
        <m:r>
          <m:t xml:space="preserve">=</m:t>
        </m:r>
        <m:r>
          <m:t xml:space="preserve">e</m:t>
        </m:r>
        <m:r>
          <m:t xml:space="preserve">+</m:t>
        </m:r>
        <m:sSub>
          <m:e>
            <m:r>
              <m:t xml:space="preserve">τ</m:t>
            </m:r>
          </m:e>
          <m:sub>
            <m:r>
              <m:t xml:space="preserve">X</m:t>
            </m:r>
          </m:sub>
        </m:sSub>
        <m:r>
          <m:t xml:space="preserve">,</m:t>
        </m:r>
        <m:r>
          <m:t xml:space="preserve">NoOverlap</m:t>
        </m:r>
        <m:r>
          <m:t xml:space="preserve">{</m:t>
        </m:r>
      </m:oMath>
      <w:r>
        <w:rPr>
          <w:rFonts w:eastAsia="Times New Roman" w:cs="Times New Roman"/>
          <w:b w:val="false"/>
          <w:color w:val="000000"/>
          <w:sz w:val="22"/>
          <w:szCs w:val="20"/>
          <w:lang w:val="en-US" w:eastAsia="en-US" w:bidi="en-US"/>
        </w:rPr>
        <w:tab/>
        <w:t>(A.2)</w:t>
      </w:r>
      <w:r>
        <w:rPr>
          <w:rFonts w:eastAsia="Times New Roman" w:cs="Times New Roman"/>
          <w:b w:val="false"/>
          <w:color w:val="000000"/>
          <w:sz w:val="22"/>
          <w:lang w:val="en-US" w:eastAsia="en-US" w:bidi="en-US"/>
        </w:rPr>
        <w:br/>
        <w:tab/>
      </w:r>
      <w:r>
        <w:rPr/>
      </w:r>
      <m:oMath xmlns:m="http://schemas.openxmlformats.org/officeDocument/2006/math">
        <m:nary>
          <m:naryPr>
            <m:chr m:val="∑"/>
          </m:naryPr>
          <m:sub>
            <m:r>
              <m:t xml:space="preserve">p</m:t>
            </m:r>
          </m:sub>
          <m:sup/>
          <m:e>
            <m:sSub>
              <m:e>
                <m:r>
                  <m:t xml:space="preserve">b</m:t>
                </m:r>
              </m:e>
              <m:sub>
                <m:r>
                  <m:t xml:space="preserve">kqp</m:t>
                </m:r>
              </m:sub>
            </m:sSub>
            <m:r>
              <m:t xml:space="preserve">=</m:t>
            </m:r>
            <m:sSub>
              <m:e>
                <m:r>
                  <m:t xml:space="preserve">y</m:t>
                </m:r>
              </m:e>
              <m:sub>
                <m:r>
                  <m:t xml:space="preserve">kq</m:t>
                </m:r>
              </m:sub>
            </m:sSub>
            <m:r>
              <m:t xml:space="preserve">,</m:t>
            </m:r>
            <m:r>
              <m:t xml:space="preserve">u</m:t>
            </m:r>
            <m:r>
              <m:t xml:space="preserve">=</m:t>
            </m:r>
            <m:r>
              <m:t xml:space="preserve">h</m:t>
            </m:r>
            <m:r>
              <m:t xml:space="preserve">+</m:t>
            </m:r>
            <m:sSup>
              <m:e>
                <m:r>
                  <m:t xml:space="preserve">w</m:t>
                </m:r>
              </m:e>
              <m:sup>
                <m:r>
                  <m:t xml:space="preserve">C</m:t>
                </m:r>
              </m:sup>
            </m:sSup>
            <m:r>
              <m:t xml:space="preserve">+</m:t>
            </m:r>
            <m:sSub>
              <m:e>
                <m:r>
                  <m:t xml:space="preserve">τ</m:t>
                </m:r>
              </m:e>
              <m:sub>
                <m:r>
                  <m:t xml:space="preserve">Hp</m:t>
                </m:r>
              </m:sub>
            </m:sSub>
            <m:r>
              <m:t xml:space="preserve">,</m:t>
            </m:r>
            <m:r>
              <m:t xml:space="preserve">f</m:t>
            </m:r>
            <m:r>
              <m:t xml:space="preserve">=</m:t>
            </m:r>
            <m:r>
              <m:t xml:space="preserve">u</m:t>
            </m:r>
            <m:r>
              <m:t xml:space="preserve">+</m:t>
            </m:r>
            <m:r>
              <m:t xml:space="preserve">D</m:t>
            </m:r>
            <m:r>
              <m:t xml:space="preserve">+</m:t>
            </m:r>
            <m:sSub>
              <m:e>
                <m:r>
                  <m:t xml:space="preserve">τ</m:t>
                </m:r>
              </m:e>
              <m:sub>
                <m:r>
                  <m:t xml:space="preserve">pH</m:t>
                </m:r>
              </m:sub>
            </m:sSub>
            <m:r>
              <m:t xml:space="preserve">.</m:t>
            </m:r>
          </m:e>
        </m:nary>
      </m:oMath>
      <w:r>
        <w:rPr>
          <w:rFonts w:eastAsia="Times New Roman" w:cs="Times New Roman"/>
          <w:b w:val="false"/>
          <w:color w:val="000000"/>
          <w:sz w:val="22"/>
          <w:szCs w:val="20"/>
          <w:lang w:val="en-US" w:eastAsia="en-US" w:bidi="en-US"/>
        </w:rPr>
        <w:tab/>
        <w:t>(A.3)</w:t>
      </w:r>
      <w:r>
        <w:rPr>
          <w:rFonts w:eastAsia="Times New Roman" w:cs="Times New Roman"/>
          <w:b w:val="false"/>
          <w:color w:val="000000"/>
          <w:sz w:val="22"/>
          <w:lang w:val="en-US" w:eastAsia="en-US" w:bidi="en-US"/>
        </w:rPr>
        <w:br/>
        <w:tab/>
      </w:r>
      <w:r>
        <w:rPr/>
      </w:r>
      <m:oMath xmlns:m="http://schemas.openxmlformats.org/officeDocument/2006/math">
        <m:sSup>
          <m:e>
            <m:r>
              <m:t xml:space="preserve">S</m:t>
            </m:r>
          </m:e>
          <m:sup>
            <m:r>
              <m:t xml:space="preserve">−</m:t>
            </m:r>
          </m:sup>
        </m:sSup>
        <m:r>
          <m:t xml:space="preserve">=</m:t>
        </m:r>
        <m:sSup>
          <m:e>
            <m:r>
              <m:t xml:space="preserve">S</m:t>
            </m:r>
          </m:e>
          <m:sup>
            <m:r>
              <m:t xml:space="preserve">H</m:t>
            </m:r>
          </m:sup>
        </m:sSup>
        <m:r>
          <m:t xml:space="preserve">−</m:t>
        </m:r>
        <m:sSub>
          <m:e>
            <m:r>
              <m:t xml:space="preserve">ρ</m:t>
            </m:r>
          </m:e>
          <m:sub>
            <m:r>
              <m:t xml:space="preserve">w</m:t>
            </m:r>
          </m:sub>
        </m:sSub>
        <m:sSup>
          <m:e>
            <m:r>
              <m:t xml:space="preserve">w</m:t>
            </m:r>
          </m:e>
          <m:sup>
            <m:r>
              <m:t xml:space="preserve">C</m:t>
            </m:r>
          </m:sup>
        </m:sSup>
        <m:r>
          <m:t xml:space="preserve">−</m:t>
        </m:r>
        <m:sSub>
          <m:e>
            <m:r>
              <m:t xml:space="preserve">g</m:t>
            </m:r>
          </m:e>
          <m:sub>
            <m:r>
              <m:t xml:space="preserve">Hp</m:t>
            </m:r>
          </m:sub>
        </m:sSub>
        <m:r>
          <m:t xml:space="preserve">≥</m:t>
        </m:r>
        <m:sSub>
          <m:e>
            <m:r>
              <m:t xml:space="preserve">S</m:t>
            </m:r>
          </m:e>
          <m:sub>
            <m:r>
              <m:t xml:space="preserve">min</m:t>
            </m:r>
          </m:sub>
        </m:sSub>
        <m:r>
          <m:t xml:space="preserve">,</m:t>
        </m:r>
        <m:sSup>
          <m:e>
            <m:r>
              <m:t xml:space="preserve">S</m:t>
            </m:r>
          </m:e>
          <m:sup>
            <m:r>
              <m:t xml:space="preserve">+</m:t>
            </m:r>
            <m:r>
              <m:t xml:space="preserve">=</m:t>
            </m:r>
            <m:sSup>
              <m:e>
                <m:r>
                  <m:t xml:space="preserve">S</m:t>
                </m:r>
              </m:e>
              <m:sup>
                <m:r>
                  <m:t xml:space="preserve">−</m:t>
                </m:r>
              </m:sup>
            </m:sSup>
            <m:r>
              <m:t xml:space="preserve">+</m:t>
            </m:r>
            <m:sSub>
              <m:e>
                <m:r>
                  <m:t xml:space="preserve">ρ</m:t>
                </m:r>
              </m:e>
              <m:sub>
                <m:r>
                  <m:t xml:space="preserve">c</m:t>
                </m:r>
              </m:sub>
            </m:sSub>
            <m:r>
              <m:t xml:space="preserve">D</m:t>
            </m:r>
            <m:r>
              <m:t xml:space="preserve">≤</m:t>
            </m:r>
            <m:r>
              <m:t xml:space="preserve">100</m:t>
            </m:r>
            <m:r>
              <m:t xml:space="preserve">,</m:t>
            </m:r>
            <m:sSup>
              <m:e>
                <m:r>
                  <m:t xml:space="preserve">S</m:t>
                </m:r>
              </m:e>
              <m:sup>
                <m:r>
                  <m:t xml:space="preserve">+</m:t>
                </m:r>
                <m:r>
                  <m:t xml:space="preserve">−</m:t>
                </m:r>
                <m:sSub>
                  <m:e>
                    <m:r>
                      <m:t xml:space="preserve">g</m:t>
                    </m:r>
                  </m:e>
                  <m:sub>
                    <m:r>
                      <m:t xml:space="preserve">pH</m:t>
                    </m:r>
                  </m:sub>
                </m:sSub>
                <m:r>
                  <m:t xml:space="preserve">≥</m:t>
                </m:r>
                <m:sSub>
                  <m:e>
                    <m:r>
                      <m:t xml:space="preserve">S</m:t>
                    </m:r>
                  </m:e>
                  <m:sub>
                    <m:r>
                      <m:t xml:space="preserve">min</m:t>
                    </m:r>
                  </m:sub>
                </m:sSub>
                <m:r>
                  <m:t xml:space="preserve">.</m:t>
                </m:r>
              </m:sup>
            </m:sSup>
          </m:sup>
        </m:sSup>
      </m:oMath>
      <w:r>
        <w:rPr>
          <w:rFonts w:eastAsia="Times New Roman" w:cs="Times New Roman"/>
          <w:b w:val="false"/>
          <w:color w:val="000000"/>
          <w:sz w:val="22"/>
          <w:szCs w:val="20"/>
          <w:lang w:val="en-US" w:eastAsia="en-US" w:bidi="en-US"/>
        </w:rPr>
        <w:tab/>
        <w:t>(A.4)</w:t>
      </w:r>
    </w:p>
    <w:p>
      <w:pPr>
        <w:pStyle w:val="normal1"/>
        <w:keepNext w:val="false"/>
        <w:keepLines w:val="false"/>
        <w:pageBreakBefore w:val="false"/>
        <w:widowControl/>
        <w:tabs>
          <w:tab w:val="clear" w:pos="720"/>
          <w:tab w:val="center" w:pos="4535" w:leader="none"/>
          <w:tab w:val="right" w:pos="9638" w:leader="none"/>
        </w:tabs>
        <w:snapToGrid w:val="false"/>
        <w:spacing w:lineRule="auto" w:line="259" w:before="0" w:after="80"/>
        <w:ind w:hanging="0" w:start="0" w:end="0"/>
        <w:jc w:val="both"/>
        <w:rPr>
          <w:rFonts w:ascii="Cambria" w:hAnsi="Cambria" w:eastAsia="Cambria" w:cs="Cambria"/>
        </w:rPr>
      </w:pPr>
      <w:r>
        <w:rPr>
          <w:rFonts w:eastAsia="Times New Roman" w:cs="Times New Roman"/>
          <w:b w:val="false"/>
          <w:color w:val="000000"/>
          <w:sz w:val="22"/>
          <w:lang w:val="en-US" w:eastAsia="en-US" w:bidi="en-US"/>
        </w:rPr>
        <w:t xml:space="preserve">Waiting occurs at WA, WB, or H, never inside X. The charging equalities apply only to the selected bay; its interval </w:t>
      </w:r>
      <w:r>
        <w:rPr/>
      </w:r>
      <m:oMath xmlns:m="http://schemas.openxmlformats.org/officeDocument/2006/math"/>
      <w:r>
        <w:rPr>
          <w:rFonts w:eastAsia="Times New Roman" w:cs="Times New Roman"/>
          <w:b w:val="false"/>
          <w:color w:val="000000"/>
          <w:sz w:val="22"/>
          <w:lang w:val="en-US" w:eastAsia="en-US" w:bidi="en-US"/>
        </w:rPr>
        <w:t xml:space="preserve"> is optional and shares that bay’s NoOverlap. Active D is at least one tick and at most </w:t>
      </w:r>
      <w:r>
        <w:rPr/>
      </w:r>
      <m:oMath xmlns:m="http://schemas.openxmlformats.org/officeDocument/2006/math">
        <m:r>
          <m:t xml:space="preserve">⌈</m:t>
        </m:r>
        <m:r>
          <m:t xml:space="preserve">100</m:t>
        </m:r>
        <m:f>
          <m:fPr>
            <m:type m:val="lin"/>
          </m:fPr>
          <m:num>
            <m:r>
              <m:t xml:space="preserve">U</m:t>
            </m:r>
          </m:num>
          <m:den>
            <m:r>
              <m:t xml:space="preserve">α</m:t>
            </m:r>
          </m:den>
        </m:f>
        <m:r>
          <m:t xml:space="preserve">⌉</m:t>
        </m:r>
      </m:oMath>
      <w:r>
        <w:rPr>
          <w:rFonts w:eastAsia="Times New Roman" w:cs="Times New Roman"/>
          <w:b w:val="false"/>
          <w:color w:val="000000"/>
          <w:sz w:val="22"/>
          <w:lang w:val="en-US" w:eastAsia="en-US" w:bidi="en-US"/>
        </w:rPr>
        <w:t xml:space="preserve">, where </w:t>
      </w:r>
      <w:r>
        <w:rPr/>
      </w:r>
      <m:oMath xmlns:m="http://schemas.openxmlformats.org/officeDocument/2006/math">
        <m:r>
          <m:t xml:space="preserve">α</m:t>
        </m:r>
        <m:r>
          <m:t xml:space="preserve">=</m:t>
        </m:r>
        <m:r>
          <m:t xml:space="preserve">⌊</m:t>
        </m:r>
        <m:sSub>
          <m:e>
            <m:r>
              <m:t xml:space="preserve">ρ</m:t>
            </m:r>
          </m:e>
          <m:sub>
            <m:r>
              <m:t xml:space="preserve">c</m:t>
            </m:r>
          </m:sub>
        </m:sSub>
        <m:f>
          <m:fPr>
            <m:type m:val="lin"/>
          </m:fPr>
          <m:num>
            <m:r>
              <m:t xml:space="preserve">U</m:t>
            </m:r>
          </m:num>
          <m:den>
            <m:r>
              <m:t xml:space="preserve">T</m:t>
            </m:r>
          </m:den>
        </m:f>
        <m:r>
          <m:t xml:space="preserve">⌋</m:t>
        </m:r>
      </m:oMath>
      <w:r>
        <w:rPr>
          <w:rFonts w:eastAsia="Times New Roman" w:cs="Times New Roman"/>
          <w:b w:val="false"/>
          <w:color w:val="000000"/>
          <w:sz w:val="22"/>
          <w:lang w:val="en-US" w:eastAsia="en-US" w:bidi="en-US"/>
        </w:rPr>
        <w:t xml:space="preserve">. On every selected uncharged path, </w:t>
      </w:r>
      <w:r>
        <w:rPr/>
      </w:r>
      <m:oMath xmlns:m="http://schemas.openxmlformats.org/officeDocument/2006/math">
        <m:sSub>
          <m:e>
            <m:r>
              <m:t xml:space="preserve">S</m:t>
            </m:r>
          </m:e>
          <m:sub>
            <m:r>
              <m:t xml:space="preserve">out</m:t>
            </m:r>
          </m:sub>
        </m:sSub>
        <m:r>
          <m:t xml:space="preserve">=</m:t>
        </m:r>
        <m:sSub>
          <m:e>
            <m:r>
              <m:t xml:space="preserve">S</m:t>
            </m:r>
          </m:e>
          <m:sub/>
        </m:sSub>
        <m:r>
          <m:t xml:space="preserve">−</m:t>
        </m:r>
        <m:r>
          <m:t xml:space="preserve">∑</m:t>
        </m:r>
        <m:r>
          <m:t xml:space="preserve">g</m:t>
        </m:r>
        <m:r>
          <m:t xml:space="preserve">−</m:t>
        </m:r>
        <m:sSub>
          <m:e>
            <m:r>
              <m:t xml:space="preserve">ρ</m:t>
            </m:r>
          </m:e>
          <m:sub>
            <m:r>
              <m:t xml:space="preserve">w</m:t>
            </m:r>
          </m:sub>
        </m:sSub>
        <m:r>
          <m:t xml:space="preserve">∑</m:t>
        </m:r>
        <m:r>
          <m:t xml:space="preserve">w</m:t>
        </m:r>
      </m:oMath>
      <w:r>
        <w:rPr>
          <w:rFonts w:eastAsia="Times New Roman" w:cs="Times New Roman"/>
          <w:b w:val="false"/>
          <w:color w:val="000000"/>
          <w:sz w:val="22"/>
          <w:lang w:val="en-US" w:eastAsia="en-US" w:bidi="en-US"/>
        </w:rPr>
        <w:t xml:space="preserve">, including handling. Frozen reservations are mandatory. A last delivery retains travel-to-bay consumption plus </w:t>
      </w:r>
      <w:r>
        <w:rPr/>
      </w:r>
      <m:oMath xmlns:m="http://schemas.openxmlformats.org/officeDocument/2006/math">
        <m:r>
          <m:t xml:space="preserve">3</m:t>
        </m:r>
        <m:r>
          <m:t xml:space="preserve">(</m:t>
        </m:r>
        <m:r>
          <m:t xml:space="preserve">95</m:t>
        </m:r>
        <m:r>
          <m:t xml:space="preserve">−</m:t>
        </m:r>
        <m:sSub>
          <m:e>
            <m:r>
              <m:t xml:space="preserve">S</m:t>
            </m:r>
          </m:e>
          <m:sub>
            <m:r>
              <m:t xml:space="preserve">min</m:t>
            </m:r>
          </m:sub>
        </m:sSub>
        <m:r>
          <m:t xml:space="preserve">)</m:t>
        </m:r>
        <m:f>
          <m:fPr>
            <m:type m:val="lin"/>
          </m:fPr>
          <m:num>
            <m:sSub>
              <m:e>
                <m:r>
                  <m:t xml:space="preserve">ρ</m:t>
                </m:r>
              </m:e>
              <m:sub>
                <m:r>
                  <m:t xml:space="preserve">w</m:t>
                </m:r>
              </m:sub>
            </m:sSub>
          </m:num>
          <m:den>
            <m:sSub>
              <m:e>
                <m:r>
                  <m:t xml:space="preserve">ρ</m:t>
                </m:r>
              </m:e>
              <m:sub>
                <m:r>
                  <m:t xml:space="preserve">c</m:t>
                </m:r>
              </m:sub>
            </m:sSub>
          </m:den>
        </m:f>
      </m:oMath>
      <w:r>
        <w:rPr>
          <w:rFonts w:eastAsia="Times New Roman" w:cs="Times New Roman"/>
          <w:b w:val="false"/>
          <w:color w:val="000000"/>
          <w:sz w:val="22"/>
          <w:lang w:val="en-US" w:eastAsia="en-US" w:bidi="en-US"/>
        </w:rPr>
        <w:t xml:space="preserve"> and a 0.5-point model margin above the floor; decoding also checks actual reachability.</w:t>
        <w:br/>
        <w:tab/>
      </w:r>
      <w:r>
        <w:rPr/>
      </w:r>
      <m:oMath xmlns:m="http://schemas.openxmlformats.org/officeDocument/2006/math">
        <m:r>
          <m:t xml:space="preserve">minJ</m:t>
        </m:r>
        <m:r>
          <m:t xml:space="preserve">=</m:t>
        </m:r>
        <m:f>
          <m:num>
            <m:r>
              <m:t xml:space="preserve">1</m:t>
            </m:r>
          </m:num>
          <m:den>
            <m:r>
              <m:t xml:space="preserve">4</m:t>
            </m:r>
          </m:den>
        </m:f>
        <m:d>
          <m:dPr>
            <m:begChr m:val="("/>
            <m:endChr m:val=")"/>
          </m:dPr>
          <m:e>
            <m:f>
              <m:num>
                <m:r>
                  <m:t xml:space="preserve">E</m:t>
                </m:r>
              </m:num>
              <m:den>
                <m:sSub>
                  <m:e>
                    <m:acc>
                      <m:accPr>
                        <m:chr m:val="^"/>
                      </m:accPr>
                      <m:e>
                        <m:r>
                          <m:t xml:space="preserve">R</m:t>
                        </m:r>
                      </m:e>
                    </m:acc>
                  </m:e>
                  <m:sub>
                    <m:r>
                      <m:t xml:space="preserve">E</m:t>
                    </m:r>
                  </m:sub>
                </m:sSub>
              </m:den>
            </m:f>
          </m:e>
        </m:d>
        <m:r>
          <m:t xml:space="preserve">,</m:t>
        </m:r>
        <m:sSub>
          <m:e>
            <m:r>
              <m:t xml:space="preserve">C</m:t>
            </m:r>
          </m:e>
          <m:sub>
            <m:r>
              <m:t xml:space="preserve">max</m:t>
            </m:r>
          </m:sub>
        </m:sSub>
        <m:r>
          <m:t xml:space="preserve">=</m:t>
        </m:r>
        <m:sSub>
          <m:e>
            <m:r>
              <m:t xml:space="preserve">max</m:t>
            </m:r>
          </m:e>
          <m:sub>
            <m:r>
              <m:t xml:space="preserve">i</m:t>
            </m:r>
          </m:sub>
        </m:sSub>
        <m:sSub>
          <m:e>
            <m:r>
              <m:t xml:space="preserve">c</m:t>
            </m:r>
          </m:e>
          <m:sub>
            <m:r>
              <m:t xml:space="preserve">i</m:t>
            </m:r>
          </m:sub>
        </m:sSub>
        <m:r>
          <m:t xml:space="preserve">.</m:t>
        </m:r>
      </m:oMath>
      <w:r>
        <w:rPr>
          <w:rFonts w:eastAsia="Times New Roman" w:cs="Times New Roman"/>
          <w:b w:val="false"/>
          <w:color w:val="000000"/>
          <w:sz w:val="22"/>
          <w:szCs w:val="20"/>
          <w:lang w:val="en-US" w:eastAsia="en-US" w:bidi="en-US"/>
        </w:rPr>
        <w:tab/>
        <w:t>(A.5)</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rPr>
      </w:pPr>
      <w:r>
        <w:rPr>
          <w:rFonts w:eastAsia="Times New Roman" w:cs="Times New Roman"/>
          <w:b w:val="false"/>
          <w:color w:val="000000"/>
          <w:sz w:val="22"/>
          <w:lang w:val="en-US" w:eastAsia="en-US" w:bidi="en-US"/>
        </w:rPr>
        <w:t xml:space="preserve">Normalization denominators use FCFS terms floored at </w:t>
      </w:r>
      <w:r>
        <w:rPr/>
      </w:r>
      <m:oMath xmlns:m="http://schemas.openxmlformats.org/officeDocument/2006/math">
        <m:d>
          <m:dPr>
            <m:begChr m:val="("/>
            <m:endChr m:val=")"/>
          </m:dPr>
          <m:e>
            <m:r>
              <m:t xml:space="preserve">1</m:t>
            </m:r>
          </m:e>
        </m:d>
      </m:oMath>
      <w:r>
        <w:rPr>
          <w:rFonts w:eastAsia="Times New Roman" w:cs="Times New Roman"/>
          <w:b w:val="false"/>
          <w:color w:val="000000"/>
          <w:sz w:val="22"/>
          <w:lang w:val="en-US" w:eastAsia="en-US" w:bidi="en-US"/>
        </w:rPr>
        <w:t xml:space="preserve">; E excludes replenishment. Rolling solves retain fixed past contributions and normalize on known tasks only. Let T=1000 ticks/s and U=60,000,000 SOC units/point. Durations/releases/consumption/drain round up; due dates, initial SOC, and charging gain round down. Non-grid paths add 20 ticks of drain per crossing/charging approach as a model guard, also included in modeled E but absent from decoded actions. Only X and bays are exclusive. The visit-time bound is </w:t>
      </w:r>
      <w:r>
        <w:rPr/>
      </w:r>
      <m:oMath xmlns:m="http://schemas.openxmlformats.org/officeDocument/2006/math">
        <m:bar>
          <m:barPr>
            <m:pos m:val="bot"/>
          </m:barPr>
          <m:e>
            <m:r>
              <m:t xml:space="preserve">H</m:t>
            </m:r>
          </m:e>
        </m:bar>
        <m:r>
          <m:t xml:space="preserve">=</m:t>
        </m:r>
        <m:r>
          <m:t xml:space="preserve">⌈</m:t>
        </m:r>
        <m:r>
          <m:t xml:space="preserve">T</m:t>
        </m:r>
        <m:d>
          <m:dPr>
            <m:begChr m:val="["/>
            <m:endChr m:val="]"/>
          </m:dPr>
          <m:e>
            <m:sSub>
              <m:e>
                <m:r>
                  <m:t xml:space="preserve">t</m:t>
                </m:r>
              </m:e>
              <m:sub>
                <m:r>
                  <m:t xml:space="preserve">0</m:t>
                </m:r>
              </m:sub>
            </m:sSub>
            <m:r>
              <m:t xml:space="preserve">+</m:t>
            </m:r>
            <m:r>
              <m:t xml:space="preserve">(</m:t>
            </m:r>
            <m:r>
              <m:t xml:space="preserve">∨</m:t>
            </m:r>
            <m:r>
              <m:t xml:space="preserve">I</m:t>
            </m:r>
            <m:r>
              <m:t xml:space="preserve">∨</m:t>
            </m:r>
            <m:r>
              <m:t xml:space="preserve">+</m:t>
            </m:r>
            <m:r>
              <m:t xml:space="preserve">8</m:t>
            </m:r>
            <m:r>
              <m:t xml:space="preserve">)</m:t>
            </m:r>
            <m:r>
              <m:t xml:space="preserve">(</m:t>
            </m:r>
            <m:r>
              <m:t xml:space="preserve">20</m:t>
            </m:r>
            <m:sSub>
              <m:e>
                <m:r>
                  <m:t xml:space="preserve">τ</m:t>
                </m:r>
              </m:e>
              <m:sub>
                <m:r>
                  <m:t xml:space="preserve">max</m:t>
                </m:r>
              </m:sub>
            </m:sSub>
            <m:r>
              <m:t xml:space="preserve">+</m:t>
            </m:r>
            <m:r>
              <m:t xml:space="preserve">5000</m:t>
            </m:r>
            <m:r>
              <m:t xml:space="preserve">)</m:t>
            </m:r>
          </m:e>
        </m:d>
        <m:r>
          <m:t xml:space="preserve">⌉</m:t>
        </m:r>
      </m:oMath>
      <w:r>
        <w:rPr>
          <w:rFonts w:eastAsia="Times New Roman" w:cs="Times New Roman"/>
          <w:b w:val="false"/>
          <w:color w:val="000000"/>
          <w:sz w:val="22"/>
          <w:lang w:val="en-US" w:eastAsia="en-US" w:bidi="en-US"/>
        </w:rPr>
        <w:t xml:space="preserve">, with latest initial/release time </w:t>
      </w:r>
      <w:r>
        <w:rPr/>
      </w:r>
      <m:oMath xmlns:m="http://schemas.openxmlformats.org/officeDocument/2006/math">
        <m:sSub>
          <m:e>
            <m:r>
              <m:t xml:space="preserve">t</m:t>
            </m:r>
          </m:e>
          <m:sub>
            <m:r>
              <m:t xml:space="preserve">0</m:t>
            </m:r>
          </m:sub>
        </m:sSub>
      </m:oMath>
      <w:r>
        <w:rPr>
          <w:rFonts w:eastAsia="Times New Roman" w:cs="Times New Roman"/>
          <w:b w:val="false"/>
          <w:color w:val="000000"/>
          <w:sz w:val="22"/>
          <w:lang w:val="en-US" w:eastAsia="en-US" w:bidi="en-US"/>
        </w:rPr>
        <w:t xml:space="preserve">. Automatic charge slots are </w:t>
      </w:r>
      <w:r>
        <w:rPr/>
      </w:r>
      <m:oMath xmlns:m="http://schemas.openxmlformats.org/officeDocument/2006/math">
        <m:r>
          <m:t xml:space="preserve">max</m:t>
        </m:r>
        <m:r>
          <m:t xml:space="preserve">(</m:t>
        </m:r>
        <m:sSubSup>
          <m:e>
            <m:r>
              <m:t xml:space="preserve">q</m:t>
            </m:r>
          </m:e>
          <m:sub>
            <m:r>
              <m:t xml:space="preserve">k</m:t>
            </m:r>
          </m:sub>
          <m:sup>
            <m:r>
              <m:t xml:space="preserve">hint</m:t>
            </m:r>
          </m:sup>
        </m:sSubSup>
        <m:r>
          <m:t xml:space="preserve">,</m:t>
        </m:r>
        <m:r>
          <m:t xml:space="preserve">1</m:t>
        </m:r>
        <m:r>
          <m:t xml:space="preserve">,</m:t>
        </m:r>
        <m:r>
          <m:t xml:space="preserve">⌊</m:t>
        </m:r>
        <m:r>
          <m:t xml:space="preserve">∨</m:t>
        </m:r>
        <m:sSub>
          <m:e>
            <m:r>
              <m:t xml:space="preserve">I</m:t>
            </m:r>
          </m:e>
          <m:sub>
            <m:r>
              <m:t xml:space="preserve">k</m:t>
            </m:r>
          </m:sub>
        </m:sSub>
        <m:r>
          <m:t xml:space="preserve">∨</m:t>
        </m:r>
        <m:r>
          <m:t xml:space="preserve">5</m:t>
        </m:r>
        <m:r>
          <m:t xml:space="preserve">⌋</m:t>
        </m:r>
        <m:r>
          <m:t xml:space="preserve">)</m:t>
        </m:r>
      </m:oMath>
      <w:r>
        <w:rPr>
          <w:rFonts w:eastAsia="Times New Roman" w:cs="Times New Roman"/>
          <w:b w:val="false"/>
          <w:color w:val="000000"/>
          <w:sz w:val="22"/>
          <w:lang w:val="en-US" w:eastAsia="en-US" w:bidi="en-US"/>
        </w:rPr>
        <w:t>; an explicit cap also limits fallback. The valid decoded candidate or admissible Joint Greedy plan with lower actual J is returned; neither available means failure. OPTIMAL concerns this bounded integer model.</w:t>
      </w:r>
    </w:p>
    <w:p>
      <w:pPr>
        <w:pStyle w:val="Heading1"/>
        <w:keepNext w:val="true"/>
        <w:keepLines/>
        <w:pageBreakBefore w:val="false"/>
        <w:widowControl/>
        <w:snapToGrid w:val="false"/>
        <w:spacing w:lineRule="auto" w:line="259" w:before="160" w:after="80"/>
        <w:ind w:hanging="0" w:start="0" w:end="0"/>
        <w:jc w:val="start"/>
        <w:rPr>
          <w:rFonts w:ascii="Calibri" w:hAnsi="Calibri" w:eastAsia="Calibri" w:cs="Calibri"/>
          <w:b/>
          <w:bCs/>
          <w:sz w:val="30"/>
          <w:szCs w:val="30"/>
        </w:rPr>
      </w:pPr>
      <w:r>
        <w:rPr>
          <w:rFonts w:eastAsia="Times New Roman" w:cs="Times New Roman"/>
          <w:b/>
          <w:bCs/>
          <w:color w:val="000000"/>
          <w:sz w:val="28"/>
          <w:szCs w:val="30"/>
          <w:lang w:val="en-US" w:eastAsia="en-US" w:bidi="en-US"/>
        </w:rPr>
        <w:t>Appendix B Experimental Data and Scheduling Output</w:t>
      </w:r>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Input Task List</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rPr>
      </w:pPr>
      <w:r>
        <w:rPr>
          <w:rFonts w:eastAsia="Times New Roman" w:cs="Times New Roman"/>
          <w:b w:val="false"/>
          <w:color w:val="000000"/>
          <w:sz w:val="22"/>
          <w:lang w:val="en-US" w:eastAsia="en-US" w:bidi="en-US"/>
        </w:rPr>
        <w:t>Table B.1 gives all 12 tasks used in the worked experiment. Tasks are synthetic and fixed across FCFS, CP-SAT, and rolling optimization. Each task is identified by its pickup/delivery stations, release time, due time, handling durations, and priority. All time values are in seconds. R1–R4 start with SOC 50.1%, 53.9%, 52.2%, and 80.8%; the safety floor is 25% and two charging bays are enabled.</w:t>
      </w:r>
    </w:p>
    <w:p>
      <w:pPr>
        <w:pStyle w:val="normal1"/>
        <w:keepNext w:val="true"/>
        <w:keepLines w:val="false"/>
        <w:pageBreakBefore w:val="false"/>
        <w:widowControl/>
        <w:snapToGrid w:val="false"/>
        <w:spacing w:lineRule="auto" w:line="259" w:before="0" w:after="80"/>
        <w:ind w:hanging="0" w:start="0" w:end="0"/>
        <w:jc w:val="start"/>
        <w:rPr>
          <w:rFonts w:ascii="Calibri" w:hAnsi="Calibri" w:eastAsia="Calibri" w:cs="Calibri"/>
          <w:sz w:val="19"/>
          <w:szCs w:val="19"/>
        </w:rPr>
      </w:pPr>
      <w:r>
        <w:rPr>
          <w:rFonts w:eastAsia="Times New Roman" w:cs="Times New Roman"/>
          <w:b w:val="false"/>
          <w:color w:val="000000"/>
          <w:sz w:val="19"/>
          <w:szCs w:val="19"/>
          <w:lang w:val="en-US" w:eastAsia="en-US" w:bidi="en-US"/>
        </w:rPr>
        <w:t>Table B.1 Complete Input Task List</w:t>
      </w:r>
    </w:p>
    <w:tbl>
      <w:tblPr>
        <w:tblW w:w="9639" w:type="dxa"/>
        <w:jc w:val="start"/>
        <w:tblInd w:w="-95" w:type="dxa"/>
        <w:tblLayout w:type="fixed"/>
        <w:tblCellMar>
          <w:top w:w="65" w:type="dxa"/>
          <w:start w:w="85" w:type="dxa"/>
          <w:bottom w:w="65" w:type="dxa"/>
          <w:end w:w="85" w:type="dxa"/>
        </w:tblCellMar>
      </w:tblPr>
      <w:tblGrid>
        <w:gridCol w:w="907"/>
        <w:gridCol w:w="2437"/>
        <w:gridCol w:w="1192"/>
        <w:gridCol w:w="1190"/>
        <w:gridCol w:w="1191"/>
        <w:gridCol w:w="1248"/>
        <w:gridCol w:w="1474"/>
      </w:tblGrid>
      <w:tr>
        <w:trPr>
          <w:tblHeader w:val="true"/>
          <w:cantSplit w:val="true"/>
        </w:trPr>
        <w:tc>
          <w:tcPr>
            <w:tcW w:w="907"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Task</w:t>
            </w:r>
          </w:p>
        </w:tc>
        <w:tc>
          <w:tcPr>
            <w:tcW w:w="2437"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Pickup → delivery</w:t>
            </w:r>
          </w:p>
        </w:tc>
        <w:tc>
          <w:tcPr>
            <w:tcW w:w="1192"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Release</w:t>
            </w:r>
          </w:p>
        </w:tc>
        <w:tc>
          <w:tcPr>
            <w:tcW w:w="1190"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Due</w:t>
            </w:r>
          </w:p>
        </w:tc>
        <w:tc>
          <w:tcPr>
            <w:tcW w:w="1191"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Load</w:t>
            </w:r>
          </w:p>
        </w:tc>
        <w:tc>
          <w:tcPr>
            <w:tcW w:w="1248"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Unload</w:t>
            </w:r>
          </w:p>
        </w:tc>
        <w:tc>
          <w:tcPr>
            <w:tcW w:w="1474"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Priority</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T005</w:t>
            </w:r>
          </w:p>
        </w:tc>
        <w:tc>
          <w:tcPr>
            <w:tcW w:w="243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B4 → B3</w:t>
            </w:r>
          </w:p>
        </w:tc>
        <w:tc>
          <w:tcPr>
            <w:tcW w:w="1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30</w:t>
            </w:r>
          </w:p>
        </w:tc>
        <w:tc>
          <w:tcPr>
            <w:tcW w:w="119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835</w:t>
            </w:r>
          </w:p>
        </w:tc>
        <w:tc>
          <w:tcPr>
            <w:tcW w:w="11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10</w:t>
            </w:r>
          </w:p>
        </w:tc>
        <w:tc>
          <w:tcPr>
            <w:tcW w:w="12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20</w:t>
            </w:r>
          </w:p>
        </w:tc>
        <w:tc>
          <w:tcPr>
            <w:tcW w:w="14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T012</w:t>
            </w:r>
          </w:p>
        </w:tc>
        <w:tc>
          <w:tcPr>
            <w:tcW w:w="243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A4 → A2</w:t>
            </w:r>
          </w:p>
        </w:tc>
        <w:tc>
          <w:tcPr>
            <w:tcW w:w="119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40</w:t>
            </w:r>
          </w:p>
        </w:tc>
        <w:tc>
          <w:tcPr>
            <w:tcW w:w="119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547</w:t>
            </w:r>
          </w:p>
        </w:tc>
        <w:tc>
          <w:tcPr>
            <w:tcW w:w="119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20</w:t>
            </w:r>
          </w:p>
        </w:tc>
        <w:tc>
          <w:tcPr>
            <w:tcW w:w="124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15</w:t>
            </w:r>
          </w:p>
        </w:tc>
        <w:tc>
          <w:tcPr>
            <w:tcW w:w="147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T004</w:t>
            </w:r>
          </w:p>
        </w:tc>
        <w:tc>
          <w:tcPr>
            <w:tcW w:w="243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B1 → B2</w:t>
            </w:r>
          </w:p>
        </w:tc>
        <w:tc>
          <w:tcPr>
            <w:tcW w:w="1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100</w:t>
            </w:r>
          </w:p>
        </w:tc>
        <w:tc>
          <w:tcPr>
            <w:tcW w:w="119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989</w:t>
            </w:r>
          </w:p>
        </w:tc>
        <w:tc>
          <w:tcPr>
            <w:tcW w:w="11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10</w:t>
            </w:r>
          </w:p>
        </w:tc>
        <w:tc>
          <w:tcPr>
            <w:tcW w:w="12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15</w:t>
            </w:r>
          </w:p>
        </w:tc>
        <w:tc>
          <w:tcPr>
            <w:tcW w:w="14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3</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T002</w:t>
            </w:r>
          </w:p>
        </w:tc>
        <w:tc>
          <w:tcPr>
            <w:tcW w:w="243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B4 → B3</w:t>
            </w:r>
          </w:p>
        </w:tc>
        <w:tc>
          <w:tcPr>
            <w:tcW w:w="119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110</w:t>
            </w:r>
          </w:p>
        </w:tc>
        <w:tc>
          <w:tcPr>
            <w:tcW w:w="119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729</w:t>
            </w:r>
          </w:p>
        </w:tc>
        <w:tc>
          <w:tcPr>
            <w:tcW w:w="119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15</w:t>
            </w:r>
          </w:p>
        </w:tc>
        <w:tc>
          <w:tcPr>
            <w:tcW w:w="124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10</w:t>
            </w:r>
          </w:p>
        </w:tc>
        <w:tc>
          <w:tcPr>
            <w:tcW w:w="147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3</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T008</w:t>
            </w:r>
          </w:p>
        </w:tc>
        <w:tc>
          <w:tcPr>
            <w:tcW w:w="243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B2 → B3</w:t>
            </w:r>
          </w:p>
        </w:tc>
        <w:tc>
          <w:tcPr>
            <w:tcW w:w="1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130</w:t>
            </w:r>
          </w:p>
        </w:tc>
        <w:tc>
          <w:tcPr>
            <w:tcW w:w="119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911</w:t>
            </w:r>
          </w:p>
        </w:tc>
        <w:tc>
          <w:tcPr>
            <w:tcW w:w="11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15</w:t>
            </w:r>
          </w:p>
        </w:tc>
        <w:tc>
          <w:tcPr>
            <w:tcW w:w="12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15</w:t>
            </w:r>
          </w:p>
        </w:tc>
        <w:tc>
          <w:tcPr>
            <w:tcW w:w="14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T003</w:t>
            </w:r>
          </w:p>
        </w:tc>
        <w:tc>
          <w:tcPr>
            <w:tcW w:w="243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B4 → B3</w:t>
            </w:r>
          </w:p>
        </w:tc>
        <w:tc>
          <w:tcPr>
            <w:tcW w:w="119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170</w:t>
            </w:r>
          </w:p>
        </w:tc>
        <w:tc>
          <w:tcPr>
            <w:tcW w:w="119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748</w:t>
            </w:r>
          </w:p>
        </w:tc>
        <w:tc>
          <w:tcPr>
            <w:tcW w:w="119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20</w:t>
            </w:r>
          </w:p>
        </w:tc>
        <w:tc>
          <w:tcPr>
            <w:tcW w:w="124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10</w:t>
            </w:r>
          </w:p>
        </w:tc>
        <w:tc>
          <w:tcPr>
            <w:tcW w:w="147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T007</w:t>
            </w:r>
          </w:p>
        </w:tc>
        <w:tc>
          <w:tcPr>
            <w:tcW w:w="243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B2 → B3</w:t>
            </w:r>
          </w:p>
        </w:tc>
        <w:tc>
          <w:tcPr>
            <w:tcW w:w="1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180</w:t>
            </w:r>
          </w:p>
        </w:tc>
        <w:tc>
          <w:tcPr>
            <w:tcW w:w="119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1072</w:t>
            </w:r>
          </w:p>
        </w:tc>
        <w:tc>
          <w:tcPr>
            <w:tcW w:w="11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20</w:t>
            </w:r>
          </w:p>
        </w:tc>
        <w:tc>
          <w:tcPr>
            <w:tcW w:w="12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20</w:t>
            </w:r>
          </w:p>
        </w:tc>
        <w:tc>
          <w:tcPr>
            <w:tcW w:w="14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T009</w:t>
            </w:r>
          </w:p>
        </w:tc>
        <w:tc>
          <w:tcPr>
            <w:tcW w:w="243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A2 → A1</w:t>
            </w:r>
          </w:p>
        </w:tc>
        <w:tc>
          <w:tcPr>
            <w:tcW w:w="119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190</w:t>
            </w:r>
          </w:p>
        </w:tc>
        <w:tc>
          <w:tcPr>
            <w:tcW w:w="119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829</w:t>
            </w:r>
          </w:p>
        </w:tc>
        <w:tc>
          <w:tcPr>
            <w:tcW w:w="119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20</w:t>
            </w:r>
          </w:p>
        </w:tc>
        <w:tc>
          <w:tcPr>
            <w:tcW w:w="124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15</w:t>
            </w:r>
          </w:p>
        </w:tc>
        <w:tc>
          <w:tcPr>
            <w:tcW w:w="147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T010</w:t>
            </w:r>
          </w:p>
        </w:tc>
        <w:tc>
          <w:tcPr>
            <w:tcW w:w="243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A2 → A1</w:t>
            </w:r>
          </w:p>
        </w:tc>
        <w:tc>
          <w:tcPr>
            <w:tcW w:w="1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190</w:t>
            </w:r>
          </w:p>
        </w:tc>
        <w:tc>
          <w:tcPr>
            <w:tcW w:w="119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937</w:t>
            </w:r>
          </w:p>
        </w:tc>
        <w:tc>
          <w:tcPr>
            <w:tcW w:w="11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10</w:t>
            </w:r>
          </w:p>
        </w:tc>
        <w:tc>
          <w:tcPr>
            <w:tcW w:w="12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20</w:t>
            </w:r>
          </w:p>
        </w:tc>
        <w:tc>
          <w:tcPr>
            <w:tcW w:w="14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T011</w:t>
            </w:r>
          </w:p>
        </w:tc>
        <w:tc>
          <w:tcPr>
            <w:tcW w:w="243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A2 → A1</w:t>
            </w:r>
          </w:p>
        </w:tc>
        <w:tc>
          <w:tcPr>
            <w:tcW w:w="119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200</w:t>
            </w:r>
          </w:p>
        </w:tc>
        <w:tc>
          <w:tcPr>
            <w:tcW w:w="119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1023</w:t>
            </w:r>
          </w:p>
        </w:tc>
        <w:tc>
          <w:tcPr>
            <w:tcW w:w="119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15</w:t>
            </w:r>
          </w:p>
        </w:tc>
        <w:tc>
          <w:tcPr>
            <w:tcW w:w="124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20</w:t>
            </w:r>
          </w:p>
        </w:tc>
        <w:tc>
          <w:tcPr>
            <w:tcW w:w="147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T001</w:t>
            </w:r>
          </w:p>
        </w:tc>
        <w:tc>
          <w:tcPr>
            <w:tcW w:w="243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B1 → B2</w:t>
            </w:r>
          </w:p>
        </w:tc>
        <w:tc>
          <w:tcPr>
            <w:tcW w:w="11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240</w:t>
            </w:r>
          </w:p>
        </w:tc>
        <w:tc>
          <w:tcPr>
            <w:tcW w:w="119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720</w:t>
            </w:r>
          </w:p>
        </w:tc>
        <w:tc>
          <w:tcPr>
            <w:tcW w:w="119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15</w:t>
            </w:r>
          </w:p>
        </w:tc>
        <w:tc>
          <w:tcPr>
            <w:tcW w:w="124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10</w:t>
            </w:r>
          </w:p>
        </w:tc>
        <w:tc>
          <w:tcPr>
            <w:tcW w:w="147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w:t>
            </w:r>
          </w:p>
        </w:tc>
      </w:tr>
      <w:tr>
        <w:trPr>
          <w:cantSplit w:val="true"/>
        </w:trPr>
        <w:tc>
          <w:tcPr>
            <w:tcW w:w="90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T006</w:t>
            </w:r>
          </w:p>
        </w:tc>
        <w:tc>
          <w:tcPr>
            <w:tcW w:w="2437"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A1 → A3</w:t>
            </w:r>
          </w:p>
        </w:tc>
        <w:tc>
          <w:tcPr>
            <w:tcW w:w="119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280</w:t>
            </w:r>
          </w:p>
        </w:tc>
        <w:tc>
          <w:tcPr>
            <w:tcW w:w="119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944</w:t>
            </w:r>
          </w:p>
        </w:tc>
        <w:tc>
          <w:tcPr>
            <w:tcW w:w="119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10</w:t>
            </w:r>
          </w:p>
        </w:tc>
        <w:tc>
          <w:tcPr>
            <w:tcW w:w="1248"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20</w:t>
            </w:r>
          </w:p>
        </w:tc>
        <w:tc>
          <w:tcPr>
            <w:tcW w:w="147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3</w:t>
            </w:r>
          </w:p>
        </w:tc>
      </w:tr>
    </w:tbl>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rPr>
      </w:pPr>
      <w:r>
        <w:rPr>
          <w:rFonts w:eastAsia="Times New Roman" w:cs="Times New Roman"/>
          <w:b/>
          <w:bCs/>
          <w:color w:val="000000"/>
          <w:sz w:val="23"/>
          <w:szCs w:val="24"/>
          <w:lang w:val="en-US" w:eastAsia="en-US" w:bidi="en-US"/>
        </w:rPr>
        <w:t>Robot Schedules and Waypoint Records</w:t>
      </w:r>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rPr>
      </w:pPr>
      <w:r>
        <w:rPr>
          <w:rFonts w:eastAsia="Times New Roman" w:cs="Times New Roman"/>
          <w:b w:val="false"/>
          <w:color w:val="000000"/>
          <w:sz w:val="22"/>
          <w:lang w:val="en-US" w:eastAsia="en-US" w:bidi="en-US"/>
        </w:rPr>
        <w:t>Table B.2 gives the decoded CP-SAT task order for every robot. “Last delivery” is the completion of that robot’s last transport task; final SOC and consumption refer to its complete automatic action trace. Loop A finishes at 1165.2 s and loop B at 947.4 s. The overall makespan is therefore 1165.2 s, with J=0.4472, minimum SOC 25.9%, and zero reported constraint violations.</w:t>
      </w:r>
    </w:p>
    <w:p>
      <w:pPr>
        <w:pStyle w:val="normal1"/>
        <w:keepNext w:val="true"/>
        <w:keepLines w:val="false"/>
        <w:pageBreakBefore w:val="false"/>
        <w:widowControl/>
        <w:snapToGrid w:val="false"/>
        <w:spacing w:lineRule="auto" w:line="259" w:before="0" w:after="80"/>
        <w:ind w:hanging="0" w:start="0" w:end="0"/>
        <w:jc w:val="start"/>
        <w:rPr>
          <w:rFonts w:ascii="Calibri" w:hAnsi="Calibri" w:eastAsia="Calibri" w:cs="Calibri"/>
          <w:sz w:val="19"/>
          <w:szCs w:val="19"/>
        </w:rPr>
      </w:pPr>
      <w:r>
        <w:rPr>
          <w:rFonts w:eastAsia="Times New Roman" w:cs="Times New Roman"/>
          <w:b w:val="false"/>
          <w:color w:val="000000"/>
          <w:sz w:val="19"/>
          <w:szCs w:val="19"/>
          <w:lang w:val="en-US" w:eastAsia="en-US" w:bidi="en-US"/>
        </w:rPr>
        <w:t>Table B.2 Robot Task Sequences and Outcomes</w:t>
      </w:r>
    </w:p>
    <w:tbl>
      <w:tblPr>
        <w:tblW w:w="9639" w:type="dxa"/>
        <w:jc w:val="start"/>
        <w:tblInd w:w="-95" w:type="dxa"/>
        <w:tblLayout w:type="fixed"/>
        <w:tblCellMar>
          <w:top w:w="65" w:type="dxa"/>
          <w:start w:w="85" w:type="dxa"/>
          <w:bottom w:w="65" w:type="dxa"/>
          <w:end w:w="85" w:type="dxa"/>
        </w:tblCellMar>
      </w:tblPr>
      <w:tblGrid>
        <w:gridCol w:w="794"/>
        <w:gridCol w:w="3401"/>
        <w:gridCol w:w="2042"/>
        <w:gridCol w:w="1700"/>
        <w:gridCol w:w="1702"/>
      </w:tblGrid>
      <w:tr>
        <w:trPr>
          <w:tblHeader w:val="true"/>
          <w:cantSplit w:val="true"/>
        </w:trPr>
        <w:tc>
          <w:tcPr>
            <w:tcW w:w="794"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Robot</w:t>
            </w:r>
          </w:p>
        </w:tc>
        <w:tc>
          <w:tcPr>
            <w:tcW w:w="3401"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Task order</w:t>
            </w:r>
          </w:p>
        </w:tc>
        <w:tc>
          <w:tcPr>
            <w:tcW w:w="2042"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Last delivery (s)</w:t>
            </w:r>
          </w:p>
        </w:tc>
        <w:tc>
          <w:tcPr>
            <w:tcW w:w="1700"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Final SOC (%)</w:t>
            </w:r>
          </w:p>
        </w:tc>
        <w:tc>
          <w:tcPr>
            <w:tcW w:w="1702"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Consumption (pp)</w:t>
            </w:r>
          </w:p>
        </w:tc>
      </w:tr>
      <w:tr>
        <w:trPr>
          <w:cantSplit w:val="true"/>
        </w:trPr>
        <w:tc>
          <w:tcPr>
            <w:tcW w:w="79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R1</w:t>
            </w:r>
          </w:p>
        </w:tc>
        <w:tc>
          <w:tcPr>
            <w:tcW w:w="340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T009, T006</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984.8</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42.5</w:t>
            </w:r>
          </w:p>
        </w:tc>
        <w:tc>
          <w:tcPr>
            <w:tcW w:w="170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33.8</w:t>
            </w:r>
          </w:p>
        </w:tc>
      </w:tr>
      <w:tr>
        <w:trPr>
          <w:cantSplit w:val="true"/>
        </w:trPr>
        <w:tc>
          <w:tcPr>
            <w:tcW w:w="79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R2</w:t>
            </w:r>
          </w:p>
        </w:tc>
        <w:tc>
          <w:tcPr>
            <w:tcW w:w="340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T012, T011, T010</w:t>
            </w:r>
          </w:p>
        </w:tc>
        <w:tc>
          <w:tcPr>
            <w:tcW w:w="204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1165.2</w:t>
            </w:r>
          </w:p>
        </w:tc>
        <w:tc>
          <w:tcPr>
            <w:tcW w:w="170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46.5</w:t>
            </w:r>
          </w:p>
        </w:tc>
        <w:tc>
          <w:tcPr>
            <w:tcW w:w="170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52</w:t>
            </w:r>
          </w:p>
        </w:tc>
      </w:tr>
      <w:tr>
        <w:trPr>
          <w:cantSplit w:val="true"/>
        </w:trPr>
        <w:tc>
          <w:tcPr>
            <w:tcW w:w="79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R3</w:t>
            </w:r>
          </w:p>
        </w:tc>
        <w:tc>
          <w:tcPr>
            <w:tcW w:w="3401"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T005, T004, T007</w:t>
            </w:r>
          </w:p>
        </w:tc>
        <w:tc>
          <w:tcPr>
            <w:tcW w:w="204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947.4</w:t>
            </w:r>
          </w:p>
        </w:tc>
        <w:tc>
          <w:tcPr>
            <w:tcW w:w="170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42.5</w:t>
            </w:r>
          </w:p>
        </w:tc>
        <w:tc>
          <w:tcPr>
            <w:tcW w:w="170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45.4</w:t>
            </w:r>
          </w:p>
        </w:tc>
      </w:tr>
      <w:tr>
        <w:trPr>
          <w:cantSplit w:val="true"/>
        </w:trPr>
        <w:tc>
          <w:tcPr>
            <w:tcW w:w="79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R4</w:t>
            </w:r>
          </w:p>
        </w:tc>
        <w:tc>
          <w:tcPr>
            <w:tcW w:w="3401"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T001, T008, T002, T003</w:t>
            </w:r>
          </w:p>
        </w:tc>
        <w:tc>
          <w:tcPr>
            <w:tcW w:w="204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602.001</w:t>
            </w:r>
          </w:p>
        </w:tc>
        <w:tc>
          <w:tcPr>
            <w:tcW w:w="170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51.6</w:t>
            </w:r>
          </w:p>
        </w:tc>
        <w:tc>
          <w:tcPr>
            <w:tcW w:w="170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29.2</w:t>
            </w:r>
          </w:p>
        </w:tc>
      </w:tr>
    </w:tbl>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rPr>
      </w:pPr>
      <w:r>
        <w:rPr>
          <w:rFonts w:eastAsia="Times New Roman" w:cs="Times New Roman"/>
          <w:b w:val="false"/>
          <w:color w:val="000000"/>
          <w:sz w:val="22"/>
          <w:lang w:val="en-US" w:eastAsia="en-US" w:bidi="en-US"/>
        </w:rPr>
        <w:t>Table B.3 expands R1’s charging visit into arrival/departure, resource queueing, charging duration, and SOC. FCFS leaves R1 queueing at H for 634.4 s; CP-SAT schedules its arrival after the bay becomes available and charges only to 52.1%. Travel from H to C1 takes 20 s. These records explain the changed resource usage behind the aggregate results.</w:t>
      </w:r>
    </w:p>
    <w:p>
      <w:pPr>
        <w:pStyle w:val="normal1"/>
        <w:keepNext w:val="true"/>
        <w:keepLines w:val="false"/>
        <w:pageBreakBefore w:val="false"/>
        <w:widowControl/>
        <w:snapToGrid w:val="false"/>
        <w:spacing w:lineRule="auto" w:line="259" w:before="0" w:after="80"/>
        <w:ind w:hanging="0" w:start="0" w:end="0"/>
        <w:jc w:val="start"/>
        <w:rPr>
          <w:rFonts w:ascii="Calibri" w:hAnsi="Calibri" w:eastAsia="Calibri" w:cs="Calibri"/>
          <w:sz w:val="19"/>
          <w:szCs w:val="19"/>
        </w:rPr>
      </w:pPr>
      <w:r>
        <w:rPr>
          <w:rFonts w:eastAsia="Times New Roman" w:cs="Times New Roman"/>
          <w:b w:val="false"/>
          <w:color w:val="000000"/>
          <w:sz w:val="19"/>
          <w:szCs w:val="19"/>
          <w:lang w:val="en-US" w:eastAsia="en-US" w:bidi="en-US"/>
        </w:rPr>
        <w:t>Table B.3 R1 Charging Visit Records</w:t>
      </w:r>
    </w:p>
    <w:tbl>
      <w:tblPr>
        <w:tblW w:w="9637" w:type="dxa"/>
        <w:jc w:val="start"/>
        <w:tblInd w:w="-95" w:type="dxa"/>
        <w:tblLayout w:type="fixed"/>
        <w:tblCellMar>
          <w:top w:w="65" w:type="dxa"/>
          <w:start w:w="85" w:type="dxa"/>
          <w:bottom w:w="65" w:type="dxa"/>
          <w:end w:w="85" w:type="dxa"/>
        </w:tblCellMar>
      </w:tblPr>
      <w:tblGrid>
        <w:gridCol w:w="1506"/>
        <w:gridCol w:w="782"/>
        <w:gridCol w:w="2650"/>
        <w:gridCol w:w="1326"/>
        <w:gridCol w:w="1384"/>
        <w:gridCol w:w="1989"/>
      </w:tblGrid>
      <w:tr>
        <w:trPr>
          <w:tblHeader w:val="true"/>
          <w:cantSplit w:val="true"/>
        </w:trPr>
        <w:tc>
          <w:tcPr>
            <w:tcW w:w="1506"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Policy</w:t>
            </w:r>
          </w:p>
        </w:tc>
        <w:tc>
          <w:tcPr>
            <w:tcW w:w="782"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Node</w:t>
            </w:r>
          </w:p>
        </w:tc>
        <w:tc>
          <w:tcPr>
            <w:tcW w:w="2650"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Arrival / departure (s)</w:t>
            </w:r>
          </w:p>
        </w:tc>
        <w:tc>
          <w:tcPr>
            <w:tcW w:w="1326"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Queue (s)</w:t>
            </w:r>
          </w:p>
        </w:tc>
        <w:tc>
          <w:tcPr>
            <w:tcW w:w="1384"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Charge (s)</w:t>
            </w:r>
          </w:p>
        </w:tc>
        <w:tc>
          <w:tcPr>
            <w:tcW w:w="1989" w:type="dxa"/>
            <w:tcBorders>
              <w:top w:val="single" w:sz="4" w:space="0" w:color="D9D9D9"/>
              <w:start w:val="single" w:sz="4" w:space="0" w:color="D9D9D9"/>
              <w:bottom w:val="single" w:sz="4" w:space="0" w:color="D9D9D9"/>
              <w:end w:val="single" w:sz="4" w:space="0" w:color="D9D9D9"/>
            </w:tcBorders>
            <w:shd w:fill="E8ECF0"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bCs/>
                <w:color w:val="000000"/>
                <w:sz w:val="19"/>
                <w:szCs w:val="20"/>
                <w:lang w:val="en-US" w:eastAsia="en-US" w:bidi="en-US"/>
              </w:rPr>
              <w:t>SOC in / out (%)</w:t>
            </w:r>
          </w:p>
        </w:tc>
      </w:tr>
      <w:tr>
        <w:trPr>
          <w:cantSplit w:val="true"/>
        </w:trPr>
        <w:tc>
          <w:tcPr>
            <w:tcW w:w="15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FCFS</w:t>
            </w:r>
          </w:p>
        </w:tc>
        <w:tc>
          <w:tcPr>
            <w:tcW w:w="78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H</w:t>
            </w:r>
          </w:p>
        </w:tc>
        <w:tc>
          <w:tcPr>
            <w:tcW w:w="26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116 / 750.4</w:t>
            </w:r>
          </w:p>
        </w:tc>
        <w:tc>
          <w:tcPr>
            <w:tcW w:w="13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634.4</w:t>
            </w:r>
          </w:p>
        </w:tc>
        <w:tc>
          <w:tcPr>
            <w:tcW w:w="13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0</w:t>
            </w:r>
          </w:p>
        </w:tc>
        <w:tc>
          <w:tcPr>
            <w:tcW w:w="198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39.467 / 37.352</w:t>
            </w:r>
          </w:p>
        </w:tc>
      </w:tr>
      <w:tr>
        <w:trPr>
          <w:cantSplit w:val="true"/>
        </w:trPr>
        <w:tc>
          <w:tcPr>
            <w:tcW w:w="1506"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FCFS</w:t>
            </w:r>
          </w:p>
        </w:tc>
        <w:tc>
          <w:tcPr>
            <w:tcW w:w="78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C1</w:t>
            </w:r>
          </w:p>
        </w:tc>
        <w:tc>
          <w:tcPr>
            <w:tcW w:w="265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770.4 / 1486.176</w:t>
            </w:r>
          </w:p>
        </w:tc>
        <w:tc>
          <w:tcPr>
            <w:tcW w:w="1326"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0</w:t>
            </w:r>
          </w:p>
        </w:tc>
        <w:tc>
          <w:tcPr>
            <w:tcW w:w="138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715.776</w:t>
            </w:r>
          </w:p>
        </w:tc>
        <w:tc>
          <w:tcPr>
            <w:tcW w:w="1989"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35.352 / 95</w:t>
            </w:r>
          </w:p>
        </w:tc>
      </w:tr>
      <w:tr>
        <w:trPr>
          <w:cantSplit w:val="true"/>
        </w:trPr>
        <w:tc>
          <w:tcPr>
            <w:tcW w:w="15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CP-SAT</w:t>
            </w:r>
          </w:p>
        </w:tc>
        <w:tc>
          <w:tcPr>
            <w:tcW w:w="78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H</w:t>
            </w:r>
          </w:p>
        </w:tc>
        <w:tc>
          <w:tcPr>
            <w:tcW w:w="265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534.4 / 534.4</w:t>
            </w:r>
          </w:p>
        </w:tc>
        <w:tc>
          <w:tcPr>
            <w:tcW w:w="13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0</w:t>
            </w:r>
          </w:p>
        </w:tc>
        <w:tc>
          <w:tcPr>
            <w:tcW w:w="138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0</w:t>
            </w:r>
          </w:p>
        </w:tc>
        <w:tc>
          <w:tcPr>
            <w:tcW w:w="198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1"/>
              <w:keepNext w:val="tru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27.9 / 27.9</w:t>
            </w:r>
          </w:p>
        </w:tc>
      </w:tr>
      <w:tr>
        <w:trPr>
          <w:cantSplit w:val="true"/>
        </w:trPr>
        <w:tc>
          <w:tcPr>
            <w:tcW w:w="1506"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CP-SAT</w:t>
            </w:r>
          </w:p>
        </w:tc>
        <w:tc>
          <w:tcPr>
            <w:tcW w:w="782"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C1</w:t>
            </w:r>
          </w:p>
        </w:tc>
        <w:tc>
          <w:tcPr>
            <w:tcW w:w="2650"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554.4 / 868.8</w:t>
            </w:r>
          </w:p>
        </w:tc>
        <w:tc>
          <w:tcPr>
            <w:tcW w:w="1326"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0</w:t>
            </w:r>
          </w:p>
        </w:tc>
        <w:tc>
          <w:tcPr>
            <w:tcW w:w="1384"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314.4</w:t>
            </w:r>
          </w:p>
        </w:tc>
        <w:tc>
          <w:tcPr>
            <w:tcW w:w="1989" w:type="dxa"/>
            <w:tcBorders>
              <w:top w:val="single" w:sz="4" w:space="0" w:color="D9D9D9"/>
              <w:start w:val="single" w:sz="4" w:space="0" w:color="D9D9D9"/>
              <w:bottom w:val="single" w:sz="4" w:space="0" w:color="D9D9D9"/>
              <w:end w:val="single" w:sz="4" w:space="0" w:color="D9D9D9"/>
            </w:tcBorders>
            <w:shd w:fill="F5F6F7" w:val="clear"/>
            <w:vAlign w:val="center"/>
          </w:tcPr>
          <w:p>
            <w:pPr>
              <w:pStyle w:val="normal1"/>
              <w:keepNext w:val="false"/>
              <w:keepLines/>
              <w:snapToGrid w:val="false"/>
              <w:spacing w:lineRule="auto" w:line="247" w:before="0" w:after="20"/>
              <w:jc w:val="start"/>
              <w:rPr>
                <w:rFonts w:ascii="Cambria" w:hAnsi="Cambria" w:eastAsia="Cambria" w:cs="Cambria"/>
              </w:rPr>
            </w:pPr>
            <w:r>
              <w:rPr>
                <w:rFonts w:eastAsia="Times New Roman" w:cs="Times New Roman"/>
                <w:b w:val="false"/>
                <w:color w:val="000000"/>
                <w:sz w:val="19"/>
                <w:szCs w:val="20"/>
                <w:lang w:val="en-US" w:eastAsia="en-US" w:bidi="en-US"/>
              </w:rPr>
              <w:t>25.9 / 52.1</w:t>
            </w:r>
          </w:p>
        </w:tc>
      </w:tr>
    </w:tbl>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rPr>
      </w:pPr>
      <w:r>
        <w:rPr>
          <w:rFonts w:eastAsia="Times New Roman" w:cs="Times New Roman"/>
          <w:b w:val="false"/>
          <w:color w:val="000000"/>
          <w:sz w:val="22"/>
          <w:lang w:val="en-US" w:eastAsia="en-US" w:bidi="en-US"/>
        </w:rPr>
        <w:t>The full outputs contain 36 task records, 372 action records, and 265 waypoint visits for the three strategies. Action records retain robot/task IDs, from/to nodes, start/end time, energy, SOC, and resource. Energy is measured in SOC percentage points: positive values denote consumption and negative values denote replenishment. The 60-run local supplement and 700 distinct historical strategy runs are retained separately because their code versions and budgets differ.</w:t>
      </w:r>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bCs/>
          <w:color w:val="000000"/>
          <w:sz w:val="28"/>
          <w:szCs w:val="30"/>
          <w:lang w:val="en-US" w:eastAsia="en-US" w:bidi="en-US"/>
          <w:del w:id="103" w:author="Unknown Author" w:date="2026-10-28T15:21:16Z"/>
        </w:rPr>
      </w:pPr>
      <w:del w:id="102" w:author="Unknown Author" w:date="2026-10-28T15:21:16Z">
        <w:r>
          <w:rPr>
            <w:rFonts w:eastAsia="Times New Roman" w:cs="Times New Roman"/>
            <w:b/>
            <w:bCs/>
            <w:color w:val="000000"/>
            <w:sz w:val="28"/>
            <w:szCs w:val="30"/>
            <w:lang w:val="en-US" w:eastAsia="en-US" w:bidi="en-US"/>
          </w:rPr>
          <w:delText>Appendix C Key Code and Reproducibility</w:delText>
        </w:r>
      </w:del>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del w:id="105" w:author="Unknown Author" w:date="2026-10-28T15:21:16Z"/>
        </w:rPr>
      </w:pPr>
      <w:del w:id="104" w:author="Unknown Author" w:date="2026-10-28T15:21:16Z">
        <w:r>
          <w:rPr>
            <w:rFonts w:eastAsia="Times New Roman" w:cs="Times New Roman"/>
            <w:b/>
            <w:bCs/>
            <w:color w:val="000000"/>
            <w:sz w:val="23"/>
            <w:szCs w:val="24"/>
            <w:lang w:val="en-US" w:eastAsia="en-US" w:bidi="en-US"/>
          </w:rPr>
          <w:delText>Resource Reservation</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del w:id="107" w:author="Unknown Author" w:date="2026-10-28T15:21:16Z"/>
        </w:rPr>
      </w:pPr>
      <w:del w:id="106" w:author="Unknown Author" w:date="2026-10-28T15:21:16Z">
        <w:r>
          <w:rPr>
            <w:rFonts w:eastAsia="Times New Roman" w:cs="Times New Roman"/>
            <w:b w:val="false"/>
            <w:color w:val="000000"/>
            <w:sz w:val="22"/>
            <w:lang w:val="en-US" w:eastAsia="en-US" w:bidi="en-US"/>
          </w:rPr>
          <w:delText>JointModel.path in optimizer.py converts a selected crossing into an optional interval (lines 286–291). The code below preserves the implementation, with the final call wrapped. Entry equals arrival plus waiting; absent visits have zero waiting and entry. dt is crossing time and self.gap is the scaled clearance 2β.</w:delText>
        </w:r>
      </w:del>
    </w:p>
    <w:p>
      <w:pPr>
        <w:pStyle w:val="normal1"/>
        <w:keepNext w:val="false"/>
        <w:keepLines/>
        <w:pageBreakBefore w:val="false"/>
        <w:widowControl/>
        <w:snapToGrid w:val="false"/>
        <w:spacing w:lineRule="auto" w:line="259" w:before="0" w:after="80"/>
        <w:ind w:hanging="0" w:start="0" w:end="0"/>
        <w:jc w:val="start"/>
        <w:rPr>
          <w:rFonts w:ascii="Consolas" w:hAnsi="Consolas" w:eastAsia="Consolas" w:cs="Consolas"/>
          <w:sz w:val="17"/>
          <w:szCs w:val="17"/>
          <w:del w:id="109" w:author="Unknown Author" w:date="2026-10-28T15:21:16Z"/>
        </w:rPr>
      </w:pPr>
      <w:del w:id="108" w:author="Unknown Author" w:date="2026-10-28T15:21:16Z">
        <w:r>
          <w:rPr>
            <w:rFonts w:eastAsia="Times New Roman" w:cs="Times New Roman"/>
            <w:b w:val="false"/>
            <w:color w:val="000000"/>
            <w:sz w:val="17"/>
            <w:szCs w:val="17"/>
            <w:lang w:val="en-US" w:eastAsia="en-US" w:bidi="en-US"/>
          </w:rPr>
          <w:delText>wait = self.var('w_cross')</w:delText>
          <w:br/>
          <w:delText>entry = self.var('e_kr')</w:delText>
          <w:br/>
          <w:delText>self.model.add(entry == at + wait).only_enforce_if(use)</w:delText>
          <w:br/>
          <w:delText>self.model.add(entry == 0).only_enforce_if(~use)</w:delText>
          <w:br/>
          <w:delText>self.model.add(wait == 0).only_enforce_if(~use)</w:delText>
          <w:br/>
          <w:delText>self.resources['X'].append(</w:delText>
          <w:br/>
          <w:delText xml:space="preserve">    self.model.new_optional_fixed_size_interval_var(</w:delText>
          <w:br/>
          <w:delText xml:space="preserve">        entry, dt+self.gap, use, 'X'))</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del w:id="111" w:author="Unknown Author" w:date="2026-10-28T15:21:16Z"/>
        </w:rPr>
      </w:pPr>
      <w:del w:id="110" w:author="Unknown Author" w:date="2026-10-28T15:21:16Z">
        <w:r>
          <w:rPr>
            <w:rFonts w:eastAsia="Times New Roman" w:cs="Times New Roman"/>
            <w:b w:val="false"/>
            <w:color w:val="000000"/>
            <w:sz w:val="22"/>
            <w:lang w:val="en-US" w:eastAsia="en-US" w:bidi="en-US"/>
          </w:rPr>
          <w:delText>The constructor applies NoOverlap to X and each charging bay (lines 224–225). This links optional visits to shared capacity; the default β=2 s gives a 4 s crossing clearance.</w:delText>
        </w:r>
      </w:del>
    </w:p>
    <w:p>
      <w:pPr>
        <w:pStyle w:val="normal1"/>
        <w:keepNext w:val="false"/>
        <w:keepLines/>
        <w:pageBreakBefore w:val="false"/>
        <w:widowControl/>
        <w:snapToGrid w:val="false"/>
        <w:spacing w:lineRule="auto" w:line="259" w:before="0" w:after="80"/>
        <w:ind w:hanging="0" w:start="0" w:end="0"/>
        <w:jc w:val="start"/>
        <w:rPr>
          <w:rFonts w:ascii="Consolas" w:hAnsi="Consolas" w:eastAsia="Consolas" w:cs="Consolas"/>
          <w:sz w:val="17"/>
          <w:szCs w:val="17"/>
          <w:del w:id="113" w:author="Unknown Author" w:date="2026-10-28T15:21:16Z"/>
        </w:rPr>
      </w:pPr>
      <w:del w:id="112" w:author="Unknown Author" w:date="2026-10-28T15:21:16Z">
        <w:r>
          <w:rPr>
            <w:rFonts w:eastAsia="Times New Roman" w:cs="Times New Roman"/>
            <w:b w:val="false"/>
            <w:color w:val="000000"/>
            <w:sz w:val="17"/>
            <w:szCs w:val="17"/>
            <w:lang w:val="en-US" w:eastAsia="en-US" w:bidi="en-US"/>
          </w:rPr>
          <w:delText>for intervals in self.resources.values():</w:delText>
          <w:br/>
          <w:delText xml:space="preserve">    m.add_no_overlap(intervals)</w:delText>
        </w:r>
      </w:del>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del w:id="115" w:author="Unknown Author" w:date="2026-10-28T15:21:16Z"/>
        </w:rPr>
      </w:pPr>
      <w:del w:id="114" w:author="Unknown Author" w:date="2026-10-28T15:21:16Z">
        <w:r>
          <w:rPr>
            <w:rFonts w:eastAsia="Times New Roman" w:cs="Times New Roman"/>
            <w:b/>
            <w:bCs/>
            <w:color w:val="000000"/>
            <w:sz w:val="23"/>
            <w:szCs w:val="24"/>
            <w:lang w:val="en-US" w:eastAsia="en-US" w:bidi="en-US"/>
          </w:rPr>
          <w:delText>Decoding and Safe Fallback</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del w:id="117" w:author="Unknown Author" w:date="2026-10-28T15:21:16Z"/>
        </w:rPr>
      </w:pPr>
      <w:del w:id="116" w:author="Unknown Author" w:date="2026-10-28T15:21:16Z">
        <w:r>
          <w:rPr>
            <w:rFonts w:eastAsia="Times New Roman" w:cs="Times New Roman"/>
            <w:b w:val="false"/>
            <w:color w:val="000000"/>
            <w:sz w:val="22"/>
            <w:lang w:val="en-US" w:eastAsia="en-US" w:bidi="en-US"/>
          </w:rPr>
          <w:delText>A feasible integer solution is decoded through Planner and independently validated by build_result before selection (lines 453–454). The validator checks task and action order, resource occupancy, and SOC. Terminal reserve is checked before the objective comparison shown below (lines 461–464).</w:delText>
        </w:r>
      </w:del>
    </w:p>
    <w:p>
      <w:pPr>
        <w:pStyle w:val="normal1"/>
        <w:keepNext w:val="false"/>
        <w:keepLines/>
        <w:pageBreakBefore w:val="false"/>
        <w:widowControl/>
        <w:snapToGrid w:val="false"/>
        <w:spacing w:lineRule="auto" w:line="259" w:before="0" w:after="80"/>
        <w:ind w:hanging="0" w:start="0" w:end="0"/>
        <w:jc w:val="start"/>
        <w:rPr>
          <w:rFonts w:ascii="Consolas" w:hAnsi="Consolas" w:eastAsia="Consolas" w:cs="Consolas"/>
          <w:sz w:val="17"/>
          <w:szCs w:val="17"/>
          <w:del w:id="119" w:author="Unknown Author" w:date="2026-10-28T15:21:16Z"/>
        </w:rPr>
      </w:pPr>
      <w:del w:id="118" w:author="Unknown Author" w:date="2026-10-28T15:21:16Z">
        <w:r>
          <w:rPr>
            <w:rFonts w:eastAsia="Times New Roman" w:cs="Times New Roman"/>
            <w:b w:val="false"/>
            <w:color w:val="000000"/>
            <w:sz w:val="17"/>
            <w:szCs w:val="17"/>
            <w:lang w:val="en-US" w:eastAsia="en-US" w:bidi="en-US"/>
          </w:rPr>
          <w:delText>decoded = joint.decode(solver)</w:delText>
          <w:br/>
          <w:delText>build_result(decoded, base.results + tasks, 'cpsat', started, opts['norm'])</w:delText>
        </w:r>
      </w:del>
    </w:p>
    <w:p>
      <w:pPr>
        <w:pStyle w:val="normal1"/>
        <w:keepNext w:val="false"/>
        <w:keepLines/>
        <w:pageBreakBefore w:val="false"/>
        <w:widowControl/>
        <w:snapToGrid w:val="false"/>
        <w:spacing w:lineRule="auto" w:line="259" w:before="0" w:after="80"/>
        <w:ind w:hanging="0" w:start="0" w:end="0"/>
        <w:jc w:val="start"/>
        <w:rPr>
          <w:rFonts w:ascii="Consolas" w:hAnsi="Consolas" w:eastAsia="Consolas" w:cs="Consolas"/>
          <w:sz w:val="17"/>
          <w:szCs w:val="17"/>
          <w:del w:id="121" w:author="Unknown Author" w:date="2026-10-28T15:21:16Z"/>
        </w:rPr>
      </w:pPr>
      <w:del w:id="120" w:author="Unknown Author" w:date="2026-10-28T15:21:16Z">
        <w:r>
          <w:rPr>
            <w:rFonts w:eastAsia="Times New Roman" w:cs="Times New Roman"/>
            <w:b w:val="false"/>
            <w:color w:val="000000"/>
            <w:sz w:val="17"/>
            <w:szCs w:val="17"/>
            <w:lang w:val="en-US" w:eastAsia="en-US" w:bidi="en-US"/>
          </w:rPr>
          <w:delText>if (selected is None or</w:delText>
          <w:br/>
          <w:delText xml:space="preserve">        score(decoded, opts['norm']) &lt;=</w:delText>
          <w:br/>
          <w:delText xml:space="preserve">        score(selected, opts['norm']) + 1e-7):</w:delText>
          <w:br/>
          <w:delText xml:space="preserve">    selected = decoded</w:delText>
          <w:br/>
          <w:delText>else:</w:delText>
          <w:br/>
          <w:delText xml:space="preserve">    metadata['fallback'] = 'joint hint has a lower decoded objective'</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del w:id="123" w:author="Unknown Author" w:date="2026-10-28T15:21:16Z"/>
        </w:rPr>
      </w:pPr>
      <w:del w:id="122" w:author="Unknown Author" w:date="2026-10-28T15:21:16Z">
        <w:r>
          <w:rPr>
            <w:rFonts w:eastAsia="Times New Roman" w:cs="Times New Roman"/>
            <w:b w:val="false"/>
            <w:color w:val="000000"/>
            <w:sz w:val="22"/>
            <w:lang w:val="en-US" w:eastAsia="en-US" w:bidi="en-US"/>
          </w:rPr>
          <w:delText>An invalid decoded plan or a solve without an incumbent retains the admissible Joint Greedy schedule and records fallback. If no safe schedule exists, solve raises InputError. The saved status, bound, decoded objective, and fallback distinguish solver improvement from reuse of the initial schedule.</w:delText>
        </w:r>
      </w:del>
    </w:p>
    <w:p>
      <w:pPr>
        <w:pStyle w:val="Heading2"/>
        <w:keepNext w:val="true"/>
        <w:keepLines/>
        <w:pageBreakBefore w:val="false"/>
        <w:widowControl/>
        <w:snapToGrid w:val="false"/>
        <w:spacing w:lineRule="auto" w:line="259" w:before="120" w:after="80"/>
        <w:ind w:hanging="0" w:start="0" w:end="0"/>
        <w:jc w:val="start"/>
        <w:rPr>
          <w:rFonts w:ascii="Calibri" w:hAnsi="Calibri" w:eastAsia="Calibri" w:cs="Calibri"/>
          <w:b/>
          <w:bCs/>
          <w:sz w:val="24"/>
          <w:szCs w:val="24"/>
          <w:del w:id="125" w:author="Unknown Author" w:date="2026-10-28T15:21:16Z"/>
        </w:rPr>
      </w:pPr>
      <w:del w:id="124" w:author="Unknown Author" w:date="2026-10-28T15:21:16Z">
        <w:bookmarkStart w:id="2" w:name="_dysabdg9zow4_Copy_1_Copy_1_Copy_1"/>
        <w:bookmarkEnd w:id="2"/>
        <w:r>
          <w:rPr>
            <w:rFonts w:eastAsia="Times New Roman" w:cs="Times New Roman"/>
            <w:b/>
            <w:bCs/>
            <w:color w:val="000000"/>
            <w:sz w:val="23"/>
            <w:szCs w:val="24"/>
            <w:lang w:val="en-US" w:eastAsia="en-US" w:bidi="en-US"/>
          </w:rPr>
          <w:delText>Computing Environment and Reproduction</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del w:id="127" w:author="Unknown Author" w:date="2026-10-28T15:21:16Z"/>
        </w:rPr>
      </w:pPr>
      <w:del w:id="126" w:author="Unknown Author" w:date="2026-10-28T15:21:16Z">
        <w:r>
          <w:rPr>
            <w:rFonts w:eastAsia="Times New Roman" w:cs="Times New Roman"/>
            <w:b w:val="false"/>
            <w:color w:val="000000"/>
            <w:sz w:val="22"/>
            <w:lang w:val="en-US" w:eastAsia="en-US" w:bidi="en-US"/>
          </w:rPr>
          <w:delText>The local experiment used Python 3.12.14 and OR-Tools 9.15.6755 on Windows 11 with an AMD Ryzen 7 7840H CPU. Offline CP-SAT used one worker, seed 0, a 30 s wall limit, and a 0.5 deterministic limit; the saved elapsed time is 2.62 s. Rolling solves used a 0.1 deterministic limit, 60 s commitment periods, and a 600 s workload window. The 60-run supplement used 0.15 deterministic / 6 s wall limits. Archived Colab runs retain revisions 75afc09/c87fb9f and their original hardware and logs.</w:delText>
        </w:r>
      </w:del>
    </w:p>
    <w:p>
      <w:pPr>
        <w:pStyle w:val="normal1"/>
        <w:keepNext w:val="false"/>
        <w:keepLines/>
        <w:pageBreakBefore w:val="false"/>
        <w:widowControl/>
        <w:snapToGrid w:val="false"/>
        <w:spacing w:lineRule="auto" w:line="259" w:before="0" w:after="80"/>
        <w:ind w:hanging="0" w:start="0" w:end="0"/>
        <w:jc w:val="start"/>
        <w:rPr>
          <w:rFonts w:ascii="Consolas" w:hAnsi="Consolas" w:eastAsia="Consolas" w:cs="Consolas"/>
          <w:color w:val="FF0000"/>
          <w:sz w:val="17"/>
          <w:szCs w:val="17"/>
          <w:del w:id="129" w:author="Unknown Author" w:date="2026-10-28T15:21:16Z"/>
        </w:rPr>
      </w:pPr>
      <w:del w:id="128" w:author="Unknown Author" w:date="2026-10-28T15:21:16Z">
        <w:r>
          <w:rPr>
            <w:rFonts w:eastAsia="Times New Roman" w:cs="Times New Roman"/>
            <w:b w:val="false"/>
            <w:color w:val="000000"/>
            <w:sz w:val="17"/>
            <w:lang w:val="en-US" w:eastAsia="en-US" w:bidi="en-US"/>
          </w:rPr>
          <w:delText>Repository: https://github.com/Eth4nMurpHy/robot-simulator</w:delText>
          <w:br/>
          <w:delText>Code snapshot: 9bf0b705d91313ea851286a71e13000ba18687b1</w:delText>
          <w:br/>
          <w:delText>Accessed 25 October 2026.</w:delText>
        </w:r>
      </w:del>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7"/>
          <w:lang w:val="en-US" w:eastAsia="en-US" w:bidi="en-US"/>
          <w:del w:id="131" w:author="Unknown Author" w:date="2026-10-28T15:21:16Z"/>
        </w:rPr>
      </w:pPr>
      <w:del w:id="130" w:author="Unknown Author" w:date="2026-10-28T15:21:16Z">
        <w:r>
          <w:rPr>
            <w:rFonts w:eastAsia="Times New Roman" w:cs="Times New Roman"/>
            <w:b w:val="false"/>
            <w:color w:val="000000"/>
            <w:sz w:val="17"/>
            <w:lang w:val="en-US" w:eastAsia="en-US" w:bidi="en-US"/>
          </w:rPr>
          <w:delText>Software: OR-Tools 9.15.6755; Python 3.12.14. CP-SAT documentation: https://developers.google.com/optimization/cp/cp_solver. Accessed 25 October 2026.</w:delText>
        </w:r>
      </w:del>
    </w:p>
    <w:p>
      <w:pPr>
        <w:pStyle w:val="normal1"/>
        <w:keepNext w:val="false"/>
        <w:keepLines w:val="false"/>
        <w:pageBreakBefore w:val="false"/>
        <w:widowControl/>
        <w:snapToGrid w:val="false"/>
        <w:spacing w:lineRule="auto" w:line="259" w:before="0" w:after="80"/>
        <w:ind w:hanging="0" w:start="0" w:end="0"/>
        <w:jc w:val="both"/>
        <w:rPr>
          <w:rFonts w:ascii="Cambria" w:hAnsi="Cambria" w:eastAsia="Cambria" w:cs="Cambria"/>
          <w:del w:id="133" w:author="Unknown Author" w:date="2026-10-28T15:21:16Z"/>
        </w:rPr>
      </w:pPr>
      <w:del w:id="132" w:author="Unknown Author" w:date="2026-10-28T15:21:16Z">
        <w:r>
          <w:rPr>
            <w:rFonts w:eastAsia="Times New Roman" w:cs="Times New Roman"/>
            <w:b w:val="false"/>
            <w:color w:val="000000"/>
            <w:sz w:val="22"/>
            <w:lang w:val="en-US" w:eastAsia="en-US" w:bidi="en-US"/>
          </w:rPr>
          <w:delText>Reproduction uses local/case_input.json, local/map.json, requirements-lock.txt, and reproduce_case.py in the companion archive; CSV/JSON files retain the full output. The following commands repeat the offline comparison in new directories. The script validates the output before writing JSON. The baseline makespan/J are 1673.176 s/1 for FCFS and 1165.2 s/0.4472 for CP-SAT. Solver stopping limits can change the returned incumbent. The verification receipt records 69/69 unit tests passed and 64 local outputs validated.</w:delText>
        </w:r>
      </w:del>
    </w:p>
    <w:p>
      <w:pPr>
        <w:pStyle w:val="normal1"/>
        <w:keepNext w:val="false"/>
        <w:keepLines/>
        <w:pageBreakBefore w:val="false"/>
        <w:widowControl/>
        <w:snapToGrid w:val="false"/>
        <w:spacing w:lineRule="auto" w:line="259" w:before="0" w:after="80"/>
        <w:ind w:hanging="0" w:start="0" w:end="0"/>
        <w:jc w:val="start"/>
        <w:rPr>
          <w:rFonts w:ascii="Times New Roman" w:hAnsi="Times New Roman" w:eastAsia="Times New Roman" w:cs="Times New Roman"/>
          <w:b w:val="false"/>
          <w:color w:val="000000"/>
          <w:sz w:val="17"/>
          <w:szCs w:val="17"/>
          <w:lang w:val="en-US" w:eastAsia="en-US" w:bidi="en-US"/>
        </w:rPr>
      </w:pPr>
      <w:del w:id="134" w:author="Unknown Author" w:date="2026-10-28T15:21:16Z">
        <w:r>
          <w:rPr>
            <w:rFonts w:eastAsia="Times New Roman" w:cs="Times New Roman"/>
            <w:b w:val="false"/>
            <w:color w:val="000000"/>
            <w:sz w:val="17"/>
            <w:szCs w:val="17"/>
            <w:lang w:val="en-US" w:eastAsia="en-US" w:bidi="en-US"/>
          </w:rPr>
          <w:delText>python -m pip install -r requirements-lock.txt</w:delText>
          <w:br/>
          <w:delText>python reproduce_case.py --strategy fcfs --out rerun_fcfs</w:delText>
          <w:br/>
          <w:delText>python reproduce_case.py --strategy cpsat --out rerun_cpsat</w:delText>
          <w:br/>
          <w:delText xml:space="preserve">python reproduce_case.py </w:delText>
        </w:r>
      </w:del>
      <w:ins w:id="135" w:author="Unknown Author" w:date="2026-10-28T15:21:19Z">
        <w:r>
          <w:rPr>
            <w:rFonts w:eastAsia="Times New Roman" w:cs="Times New Roman"/>
            <w:b w:val="false"/>
            <w:color w:val="000000"/>
            <w:sz w:val="17"/>
            <w:szCs w:val="17"/>
            <w:lang w:val="en-US" w:eastAsia="en-US" w:bidi="en-US"/>
          </w:rPr>
          <w:t>–</w:t>
        </w:r>
      </w:ins>
      <w:del w:id="136" w:author="Unknown Author" w:date="2026-10-28T15:21:16Z">
        <w:r>
          <w:rPr>
            <w:rFonts w:eastAsia="Times New Roman" w:cs="Times New Roman"/>
            <w:b w:val="false"/>
            <w:color w:val="000000"/>
            <w:sz w:val="17"/>
            <w:szCs w:val="17"/>
            <w:lang w:val="en-US" w:eastAsia="en-US" w:bidi="en-US"/>
          </w:rPr>
          <w:delText>--tests</w:delText>
        </w:r>
      </w:del>
    </w:p>
    <w:sectPr>
      <w:headerReference w:type="default" r:id="rId11"/>
      <w:footerReference w:type="default" r:id="rId12"/>
      <w:type w:val="nextPage"/>
      <w:pgSz w:w="11906" w:h="16838"/>
      <w:pgMar w:left="1134" w:right="1134" w:gutter="0" w:header="369" w:top="1020" w:footer="397" w:bottom="1020"/>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10-28T14:23:33Z" w:initials="">
    <w:p>
      <w:pPr>
        <w:overflowPunct w:val="false"/>
        <w:rPr/>
      </w:pPr>
      <w:r>
        <w:rPr>
          <w:rFonts w:ascii="Liberation Serif" w:hAnsi="Liberation Serif" w:eastAsia="DejaVu Sans" w:cs="Noto Sans Arabic"/>
          <w:color w:val="auto"/>
          <w:sz w:val="24"/>
          <w:szCs w:val="24"/>
          <w:lang w:val="en-US" w:eastAsia="en-US" w:bidi="en-US"/>
        </w:rPr>
        <w:t>将相关研究压缩放到introduction中</w:t>
      </w:r>
    </w:p>
  </w:comment>
  <w:comment w:id="1" w:author="Unknown Author" w:date="2026-10-28T14:42:05Z" w:initials="">
    <w:p>
      <w:pPr>
        <w:overflowPunct w:val="false"/>
        <w:rPr/>
      </w:pPr>
      <w:r>
        <w:rPr>
          <w:rFonts w:ascii="Liberation Serif" w:hAnsi="Liberation Serif" w:eastAsia="DejaVu Sans" w:cs="Noto Sans Arabic"/>
          <w:color w:val="auto"/>
          <w:sz w:val="24"/>
          <w:szCs w:val="24"/>
          <w:lang w:val="en-US" w:eastAsia="en-US" w:bidi="en-US"/>
        </w:rPr>
        <w:t>此段与前文有大量重复且与标题的符合度欠佳建议结构性删除</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Liberation Mono">
    <w:altName w:val="Courier New"/>
    <w:charset w:val="01" w:characterSet="utf-8"/>
    <w:family w:val="modern"/>
    <w:pitch w:val="fixed"/>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characterSet="utf-8"/>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characterSet="utf-8"/>
    <w:family w:val="roman"/>
    <w:pitch w:val="variable"/>
  </w:font>
  <w:font w:name="Cambria">
    <w:charset w:val="01" w:characterSet="utf-8"/>
    <w:family w:val="roman"/>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bidi w:val="0"/>
      <w:spacing w:lineRule="auto" w:line="259" w:before="0" w:after="80"/>
      <w:jc w:val="start"/>
      <w:rPr/>
    </w:pPr>
    <w:r>
      <w:rPr/>
    </w:r>
  </w:p>
</w:hdr>
</file>

<file path=word/settings.xml><?xml version="1.0" encoding="utf-8"?>
<w:settings xmlns:w="http://schemas.openxmlformats.org/wordprocessingml/2006/main">
  <w:zoom w:percent="140"/>
  <w:trackRevisions/>
  <w:embedTrueTypeFonts/>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1"/>
    <w:next w:val="normal1"/>
    <w:qFormat/>
    <w:pPr>
      <w:keepNext w:val="true"/>
      <w:keepLines/>
      <w:pageBreakBefore w:val="false"/>
      <w:spacing w:lineRule="auto" w:line="259" w:before="200" w:after="80"/>
    </w:pPr>
    <w:rPr>
      <w:rFonts w:ascii="Times New Roman" w:hAnsi="Times New Roman" w:eastAsia="Times New Roman" w:cs="Times New Roman"/>
      <w:b/>
      <w:color w:val="000000"/>
      <w:sz w:val="28"/>
      <w:szCs w:val="40"/>
      <w:lang w:val="en-US" w:eastAsia="en-US" w:bidi="en-US"/>
    </w:rPr>
  </w:style>
  <w:style w:type="paragraph" w:styleId="Heading2">
    <w:name w:val="Heading 2"/>
    <w:basedOn w:val="normal1"/>
    <w:next w:val="normal1"/>
    <w:qFormat/>
    <w:pPr>
      <w:keepNext w:val="true"/>
      <w:keepLines/>
      <w:pageBreakBefore w:val="false"/>
      <w:spacing w:lineRule="auto" w:line="259" w:before="140" w:after="80"/>
    </w:pPr>
    <w:rPr>
      <w:rFonts w:ascii="Times New Roman" w:hAnsi="Times New Roman" w:eastAsia="Times New Roman" w:cs="Times New Roman"/>
      <w:b/>
      <w:bCs w:val="false"/>
      <w:color w:val="000000"/>
      <w:sz w:val="23"/>
      <w:szCs w:val="32"/>
      <w:lang w:val="en-US" w:eastAsia="en-US" w:bidi="en-US"/>
    </w:rPr>
  </w:style>
  <w:style w:type="paragraph" w:styleId="Heading3">
    <w:name w:val="Heading 3"/>
    <w:basedOn w:val="normal1"/>
    <w:next w:val="normal1"/>
    <w:qFormat/>
    <w:pPr>
      <w:keepNext w:val="true"/>
      <w:keepLines/>
      <w:pageBreakBefore w:val="false"/>
      <w:spacing w:lineRule="auto" w:line="259" w:before="140" w:after="80"/>
    </w:pPr>
    <w:rPr>
      <w:rFonts w:ascii="Times New Roman" w:hAnsi="Times New Roman" w:eastAsia="Times New Roman" w:cs="Times New Roman"/>
      <w:b/>
      <w:bCs w:val="false"/>
      <w:color w:val="000000"/>
      <w:sz w:val="22"/>
      <w:szCs w:val="28"/>
      <w:lang w:val="en-US" w:eastAsia="en-US" w:bidi="en-US"/>
    </w:rPr>
  </w:style>
  <w:style w:type="paragraph" w:styleId="Heading4">
    <w:name w:val="Heading 4"/>
    <w:basedOn w:val="normal1"/>
    <w:next w:val="normal1"/>
    <w:qFormat/>
    <w:pPr>
      <w:keepNext w:val="true"/>
      <w:keepLines/>
      <w:pageBreakBefore w:val="false"/>
      <w:spacing w:lineRule="auto" w:line="240" w:before="280" w:after="80"/>
    </w:pPr>
    <w:rPr>
      <w:rFonts w:ascii="Times New Roman" w:hAnsi="Times New Roman" w:eastAsia="Times New Roman" w:cs="Times New Roman"/>
      <w:color w:val="000000"/>
      <w:sz w:val="24"/>
      <w:szCs w:val="24"/>
      <w:lang w:val="en-US" w:eastAsia="en-US" w:bidi="en-US"/>
    </w:rPr>
  </w:style>
  <w:style w:type="paragraph" w:styleId="Heading5">
    <w:name w:val="Heading 5"/>
    <w:basedOn w:val="normal1"/>
    <w:next w:val="normal1"/>
    <w:qFormat/>
    <w:pPr>
      <w:keepNext w:val="true"/>
      <w:keepLines/>
      <w:pageBreakBefore w:val="false"/>
      <w:spacing w:lineRule="auto" w:line="240" w:before="240" w:after="80"/>
    </w:pPr>
    <w:rPr>
      <w:rFonts w:ascii="Times New Roman" w:hAnsi="Times New Roman" w:eastAsia="Times New Roman" w:cs="Times New Roman"/>
      <w:color w:val="000000"/>
      <w:sz w:val="22"/>
      <w:szCs w:val="22"/>
      <w:lang w:val="en-US" w:eastAsia="en-US" w:bidi="en-US"/>
    </w:rPr>
  </w:style>
  <w:style w:type="paragraph" w:styleId="Heading6">
    <w:name w:val="Heading 6"/>
    <w:basedOn w:val="normal1"/>
    <w:next w:val="normal1"/>
    <w:qFormat/>
    <w:pPr>
      <w:keepNext w:val="true"/>
      <w:keepLines/>
      <w:pageBreakBefore w:val="false"/>
      <w:spacing w:lineRule="auto" w:line="240" w:before="240" w:after="80"/>
    </w:pPr>
    <w:rPr>
      <w:rFonts w:ascii="Times New Roman" w:hAnsi="Times New Roman" w:eastAsia="Times New Roman" w:cs="Times New Roman"/>
      <w:i/>
      <w:iCs/>
      <w:color w:val="000000"/>
      <w:sz w:val="22"/>
      <w:szCs w:val="22"/>
      <w:lang w:val="en-US" w:eastAsia="en-US" w:bidi="en-US"/>
    </w:rPr>
  </w:style>
  <w:style w:type="character" w:styleId="LineNumber">
    <w:name w:val="Line Number"/>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keepNext w:val="false"/>
      <w:keepLines w:val="false"/>
      <w:pageBreakBefore w:val="false"/>
      <w:widowControl/>
      <w:kinsoku w:val="true"/>
      <w:overflowPunct w:val="true"/>
      <w:autoSpaceDE w:val="true"/>
      <w:bidi w:val="0"/>
      <w:spacing w:lineRule="auto" w:line="259" w:before="0" w:after="80"/>
      <w:jc w:val="start"/>
    </w:pPr>
    <w:rPr>
      <w:rFonts w:ascii="Times New Roman" w:hAnsi="Times New Roman" w:eastAsia="Times New Roman" w:cs="Times New Roman"/>
      <w:b w:val="false"/>
      <w:color w:val="000000"/>
      <w:kern w:val="0"/>
      <w:sz w:val="22"/>
      <w:szCs w:val="22"/>
      <w:lang w:val="en-US" w:eastAsia="en-US" w:bidi="en-US"/>
    </w:rPr>
  </w:style>
  <w:style w:type="paragraph" w:styleId="Title">
    <w:name w:val="Title"/>
    <w:basedOn w:val="normal1"/>
    <w:next w:val="normal1"/>
    <w:qFormat/>
    <w:pPr>
      <w:keepNext w:val="true"/>
      <w:keepLines/>
      <w:pageBreakBefore w:val="false"/>
      <w:spacing w:lineRule="auto" w:line="259" w:before="0" w:after="80"/>
    </w:pPr>
    <w:rPr>
      <w:rFonts w:ascii="Times New Roman" w:hAnsi="Times New Roman" w:eastAsia="Times New Roman" w:cs="Times New Roman"/>
      <w:b/>
      <w:color w:val="000000"/>
      <w:sz w:val="36"/>
      <w:szCs w:val="52"/>
      <w:lang w:val="en-US" w:eastAsia="en-US" w:bidi="en-US"/>
    </w:rPr>
  </w:style>
  <w:style w:type="paragraph" w:styleId="Subtitle">
    <w:name w:val="Subtitle"/>
    <w:basedOn w:val="normal1"/>
    <w:next w:val="normal1"/>
    <w:qFormat/>
    <w:pPr>
      <w:keepNext w:val="false"/>
      <w:keepLines w:val="false"/>
      <w:pageBreakBefore w:val="false"/>
      <w:spacing w:lineRule="auto" w:line="259" w:before="0" w:after="80"/>
    </w:pPr>
    <w:rPr>
      <w:rFonts w:ascii="Times New Roman" w:hAnsi="Times New Roman" w:eastAsia="Times New Roman" w:cs="Times New Roman"/>
      <w:b w:val="false"/>
      <w:i w:val="false"/>
      <w:iCs w:val="false"/>
      <w:color w:val="000000"/>
      <w:sz w:val="22"/>
      <w:szCs w:val="30"/>
      <w:lang w:val="en-US" w:eastAsia="en-US" w:bidi="en-US"/>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Comment">
    <w:name w:val="Comment"/>
    <w:basedOn w:val="Normal"/>
    <w:qFormat/>
    <w:pPr/>
    <w:rPr>
      <w:sz w:val="20"/>
      <w:szCs w:val="20"/>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hyperlink" Target="https://github.com/Eth4nMurpHy/robot-simulator"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comments" Target="comments.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21</Pages>
  <Words>7614</Words>
  <Characters>43522</Characters>
  <CharactersWithSpaces>50686</CharactersWithSpaces>
  <Paragraphs>503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2026-10-28T15:30:17Z</dcterms:modified>
  <cp:revision>3</cp:revision>
  <dc:subject/>
  <dc:title>Joint Robot Scheduling with Intersection Reservations and Charging</dc:title>
</cp:coreProperties>
</file>